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B0EA6" w14:textId="77777777" w:rsidR="003107F4" w:rsidRPr="004E4775" w:rsidRDefault="00931B9B">
      <w:pPr>
        <w:widowControl w:val="0"/>
        <w:pBdr>
          <w:top w:val="nil"/>
          <w:left w:val="nil"/>
          <w:bottom w:val="nil"/>
          <w:right w:val="nil"/>
          <w:between w:val="nil"/>
        </w:pBdr>
        <w:spacing w:after="0" w:line="276" w:lineRule="auto"/>
      </w:pPr>
      <w:r>
        <w:pict w14:anchorId="2C3B0F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2C3B0EA7" w14:textId="77777777" w:rsidR="003107F4" w:rsidRPr="004E4775" w:rsidRDefault="008F2C82">
      <w:pPr>
        <w:pStyle w:val="Ttulo"/>
        <w:jc w:val="center"/>
      </w:pPr>
      <w:r w:rsidRPr="004E4775">
        <w:t>Modelo Educativo Institucional</w:t>
      </w:r>
    </w:p>
    <w:p w14:paraId="2C3B0EA8" w14:textId="5C4DD42C" w:rsidR="003107F4" w:rsidRPr="004E4775" w:rsidRDefault="008F2C82">
      <w:pPr>
        <w:ind w:left="720" w:hanging="360"/>
        <w:jc w:val="center"/>
      </w:pPr>
      <w:r w:rsidRPr="004E4775">
        <w:t>(</w:t>
      </w:r>
      <w:r w:rsidR="00592654" w:rsidRPr="004E4775">
        <w:t xml:space="preserve">Actualizado </w:t>
      </w:r>
      <w:r w:rsidR="00F00DCF">
        <w:t>2</w:t>
      </w:r>
      <w:r w:rsidR="00970BA6">
        <w:t>7</w:t>
      </w:r>
      <w:r w:rsidR="00CF0D43">
        <w:t xml:space="preserve"> de Marzo</w:t>
      </w:r>
      <w:r w:rsidR="00531E06" w:rsidRPr="004E4775">
        <w:t>,</w:t>
      </w:r>
      <w:r w:rsidRPr="004E4775">
        <w:t xml:space="preserve"> 202</w:t>
      </w:r>
      <w:r w:rsidR="00CF0D43">
        <w:t>6</w:t>
      </w:r>
      <w:r w:rsidRPr="004E4775">
        <w:t xml:space="preserve"> )</w:t>
      </w:r>
    </w:p>
    <w:p w14:paraId="2C3B0ED6" w14:textId="77777777" w:rsidR="003107F4" w:rsidRPr="004E4775" w:rsidRDefault="003107F4">
      <w:pPr>
        <w:jc w:val="both"/>
      </w:pPr>
    </w:p>
    <w:sdt>
      <w:sdtPr>
        <w:rPr>
          <w:sz w:val="22"/>
          <w:szCs w:val="22"/>
          <w:lang w:val="es-ES"/>
        </w:rPr>
        <w:id w:val="-677270936"/>
        <w:docPartObj>
          <w:docPartGallery w:val="Table of Contents"/>
          <w:docPartUnique/>
        </w:docPartObj>
      </w:sdtPr>
      <w:sdtEndPr>
        <w:rPr>
          <w:b/>
          <w:bCs/>
        </w:rPr>
      </w:sdtEndPr>
      <w:sdtContent>
        <w:p w14:paraId="708EBD1D" w14:textId="17089723" w:rsidR="00531E06" w:rsidRPr="004E4775" w:rsidRDefault="00531E06">
          <w:pPr>
            <w:pStyle w:val="TtuloTDC"/>
          </w:pPr>
          <w:r w:rsidRPr="004E4775">
            <w:rPr>
              <w:lang w:val="es-ES"/>
            </w:rPr>
            <w:t>Contenido</w:t>
          </w:r>
        </w:p>
        <w:p w14:paraId="17E10312" w14:textId="7C1D1384" w:rsidR="00970BA6" w:rsidRDefault="008D3184">
          <w:pPr>
            <w:pStyle w:val="TDC1"/>
            <w:rPr>
              <w:rFonts w:asciiTheme="minorHAnsi" w:eastAsiaTheme="minorEastAsia" w:hAnsiTheme="minorHAnsi" w:cstheme="minorBidi"/>
              <w:noProof/>
              <w:kern w:val="2"/>
              <w:sz w:val="24"/>
              <w:szCs w:val="24"/>
              <w14:ligatures w14:val="standardContextual"/>
            </w:rPr>
          </w:pPr>
          <w:r>
            <w:fldChar w:fldCharType="begin"/>
          </w:r>
          <w:r>
            <w:instrText xml:space="preserve"> TOC \o "1-5" \h \z \u </w:instrText>
          </w:r>
          <w:r>
            <w:fldChar w:fldCharType="separate"/>
          </w:r>
          <w:hyperlink w:anchor="_Toc225761910" w:history="1">
            <w:r w:rsidR="00970BA6" w:rsidRPr="00E63694">
              <w:rPr>
                <w:rStyle w:val="Hipervnculo"/>
                <w:noProof/>
              </w:rPr>
              <w:t>Presentación</w:t>
            </w:r>
            <w:r w:rsidR="00970BA6">
              <w:rPr>
                <w:noProof/>
                <w:webHidden/>
              </w:rPr>
              <w:tab/>
            </w:r>
            <w:r w:rsidR="00970BA6">
              <w:rPr>
                <w:noProof/>
                <w:webHidden/>
              </w:rPr>
              <w:fldChar w:fldCharType="begin"/>
            </w:r>
            <w:r w:rsidR="00970BA6">
              <w:rPr>
                <w:noProof/>
                <w:webHidden/>
              </w:rPr>
              <w:instrText xml:space="preserve"> PAGEREF _Toc225761910 \h </w:instrText>
            </w:r>
            <w:r w:rsidR="00970BA6">
              <w:rPr>
                <w:noProof/>
                <w:webHidden/>
              </w:rPr>
            </w:r>
            <w:r w:rsidR="00970BA6">
              <w:rPr>
                <w:noProof/>
                <w:webHidden/>
              </w:rPr>
              <w:fldChar w:fldCharType="separate"/>
            </w:r>
            <w:r w:rsidR="00970BA6">
              <w:rPr>
                <w:noProof/>
                <w:webHidden/>
              </w:rPr>
              <w:t>4</w:t>
            </w:r>
            <w:r w:rsidR="00970BA6">
              <w:rPr>
                <w:noProof/>
                <w:webHidden/>
              </w:rPr>
              <w:fldChar w:fldCharType="end"/>
            </w:r>
          </w:hyperlink>
        </w:p>
        <w:p w14:paraId="2E3F9704" w14:textId="67E001CC" w:rsidR="00970BA6" w:rsidRDefault="00970BA6">
          <w:pPr>
            <w:pStyle w:val="TDC1"/>
            <w:rPr>
              <w:rFonts w:asciiTheme="minorHAnsi" w:eastAsiaTheme="minorEastAsia" w:hAnsiTheme="minorHAnsi" w:cstheme="minorBidi"/>
              <w:noProof/>
              <w:kern w:val="2"/>
              <w:sz w:val="24"/>
              <w:szCs w:val="24"/>
              <w14:ligatures w14:val="standardContextual"/>
            </w:rPr>
          </w:pPr>
          <w:hyperlink w:anchor="_Toc225761911" w:history="1">
            <w:r w:rsidRPr="00E63694">
              <w:rPr>
                <w:rStyle w:val="Hipervnculo"/>
                <w:noProof/>
              </w:rPr>
              <w:t>1</w:t>
            </w:r>
            <w:r>
              <w:rPr>
                <w:rFonts w:asciiTheme="minorHAnsi" w:eastAsiaTheme="minorEastAsia" w:hAnsiTheme="minorHAnsi" w:cstheme="minorBidi"/>
                <w:noProof/>
                <w:kern w:val="2"/>
                <w:sz w:val="24"/>
                <w:szCs w:val="24"/>
                <w14:ligatures w14:val="standardContextual"/>
              </w:rPr>
              <w:tab/>
            </w:r>
            <w:r w:rsidRPr="00E63694">
              <w:rPr>
                <w:rStyle w:val="Hipervnculo"/>
                <w:noProof/>
              </w:rPr>
              <w:t>Introducción</w:t>
            </w:r>
            <w:r>
              <w:rPr>
                <w:noProof/>
                <w:webHidden/>
              </w:rPr>
              <w:tab/>
            </w:r>
            <w:r>
              <w:rPr>
                <w:noProof/>
                <w:webHidden/>
              </w:rPr>
              <w:fldChar w:fldCharType="begin"/>
            </w:r>
            <w:r>
              <w:rPr>
                <w:noProof/>
                <w:webHidden/>
              </w:rPr>
              <w:instrText xml:space="preserve"> PAGEREF _Toc225761911 \h </w:instrText>
            </w:r>
            <w:r>
              <w:rPr>
                <w:noProof/>
                <w:webHidden/>
              </w:rPr>
            </w:r>
            <w:r>
              <w:rPr>
                <w:noProof/>
                <w:webHidden/>
              </w:rPr>
              <w:fldChar w:fldCharType="separate"/>
            </w:r>
            <w:r>
              <w:rPr>
                <w:noProof/>
                <w:webHidden/>
              </w:rPr>
              <w:t>4</w:t>
            </w:r>
            <w:r>
              <w:rPr>
                <w:noProof/>
                <w:webHidden/>
              </w:rPr>
              <w:fldChar w:fldCharType="end"/>
            </w:r>
          </w:hyperlink>
        </w:p>
        <w:p w14:paraId="5891473F" w14:textId="1D76786D" w:rsidR="00970BA6" w:rsidRDefault="00970BA6">
          <w:pPr>
            <w:pStyle w:val="TDC1"/>
            <w:rPr>
              <w:rFonts w:asciiTheme="minorHAnsi" w:eastAsiaTheme="minorEastAsia" w:hAnsiTheme="minorHAnsi" w:cstheme="minorBidi"/>
              <w:noProof/>
              <w:kern w:val="2"/>
              <w:sz w:val="24"/>
              <w:szCs w:val="24"/>
              <w14:ligatures w14:val="standardContextual"/>
            </w:rPr>
          </w:pPr>
          <w:hyperlink w:anchor="_Toc225761912" w:history="1">
            <w:r w:rsidRPr="00E63694">
              <w:rPr>
                <w:rStyle w:val="Hipervnculo"/>
                <w:noProof/>
              </w:rPr>
              <w:t>2</w:t>
            </w:r>
            <w:r>
              <w:rPr>
                <w:rFonts w:asciiTheme="minorHAnsi" w:eastAsiaTheme="minorEastAsia" w:hAnsiTheme="minorHAnsi" w:cstheme="minorBidi"/>
                <w:noProof/>
                <w:kern w:val="2"/>
                <w:sz w:val="24"/>
                <w:szCs w:val="24"/>
                <w14:ligatures w14:val="standardContextual"/>
              </w:rPr>
              <w:tab/>
            </w:r>
            <w:r w:rsidRPr="00E63694">
              <w:rPr>
                <w:rStyle w:val="Hipervnculo"/>
                <w:noProof/>
              </w:rPr>
              <w:t>Resultados del diagnóstico MEI 2014</w:t>
            </w:r>
            <w:r>
              <w:rPr>
                <w:noProof/>
                <w:webHidden/>
              </w:rPr>
              <w:tab/>
            </w:r>
            <w:r>
              <w:rPr>
                <w:noProof/>
                <w:webHidden/>
              </w:rPr>
              <w:fldChar w:fldCharType="begin"/>
            </w:r>
            <w:r>
              <w:rPr>
                <w:noProof/>
                <w:webHidden/>
              </w:rPr>
              <w:instrText xml:space="preserve"> PAGEREF _Toc225761912 \h </w:instrText>
            </w:r>
            <w:r>
              <w:rPr>
                <w:noProof/>
                <w:webHidden/>
              </w:rPr>
            </w:r>
            <w:r>
              <w:rPr>
                <w:noProof/>
                <w:webHidden/>
              </w:rPr>
              <w:fldChar w:fldCharType="separate"/>
            </w:r>
            <w:r>
              <w:rPr>
                <w:noProof/>
                <w:webHidden/>
              </w:rPr>
              <w:t>9</w:t>
            </w:r>
            <w:r>
              <w:rPr>
                <w:noProof/>
                <w:webHidden/>
              </w:rPr>
              <w:fldChar w:fldCharType="end"/>
            </w:r>
          </w:hyperlink>
        </w:p>
        <w:p w14:paraId="58673113" w14:textId="64F5A2EB" w:rsidR="00970BA6" w:rsidRDefault="00970BA6">
          <w:pPr>
            <w:pStyle w:val="TDC1"/>
            <w:rPr>
              <w:rFonts w:asciiTheme="minorHAnsi" w:eastAsiaTheme="minorEastAsia" w:hAnsiTheme="minorHAnsi" w:cstheme="minorBidi"/>
              <w:noProof/>
              <w:kern w:val="2"/>
              <w:sz w:val="24"/>
              <w:szCs w:val="24"/>
              <w14:ligatures w14:val="standardContextual"/>
            </w:rPr>
          </w:pPr>
          <w:hyperlink w:anchor="_Toc225761913" w:history="1">
            <w:r w:rsidRPr="00E63694">
              <w:rPr>
                <w:rStyle w:val="Hipervnculo"/>
                <w:noProof/>
              </w:rPr>
              <w:t>3</w:t>
            </w:r>
            <w:r>
              <w:rPr>
                <w:rFonts w:asciiTheme="minorHAnsi" w:eastAsiaTheme="minorEastAsia" w:hAnsiTheme="minorHAnsi" w:cstheme="minorBidi"/>
                <w:noProof/>
                <w:kern w:val="2"/>
                <w:sz w:val="24"/>
                <w:szCs w:val="24"/>
                <w14:ligatures w14:val="standardContextual"/>
              </w:rPr>
              <w:tab/>
            </w:r>
            <w:r w:rsidRPr="00E63694">
              <w:rPr>
                <w:rStyle w:val="Hipervnculo"/>
                <w:noProof/>
              </w:rPr>
              <w:t>Avances desde el 2014 al 2026</w:t>
            </w:r>
            <w:r>
              <w:rPr>
                <w:noProof/>
                <w:webHidden/>
              </w:rPr>
              <w:tab/>
            </w:r>
            <w:r>
              <w:rPr>
                <w:noProof/>
                <w:webHidden/>
              </w:rPr>
              <w:fldChar w:fldCharType="begin"/>
            </w:r>
            <w:r>
              <w:rPr>
                <w:noProof/>
                <w:webHidden/>
              </w:rPr>
              <w:instrText xml:space="preserve"> PAGEREF _Toc225761913 \h </w:instrText>
            </w:r>
            <w:r>
              <w:rPr>
                <w:noProof/>
                <w:webHidden/>
              </w:rPr>
            </w:r>
            <w:r>
              <w:rPr>
                <w:noProof/>
                <w:webHidden/>
              </w:rPr>
              <w:fldChar w:fldCharType="separate"/>
            </w:r>
            <w:r>
              <w:rPr>
                <w:noProof/>
                <w:webHidden/>
              </w:rPr>
              <w:t>15</w:t>
            </w:r>
            <w:r>
              <w:rPr>
                <w:noProof/>
                <w:webHidden/>
              </w:rPr>
              <w:fldChar w:fldCharType="end"/>
            </w:r>
          </w:hyperlink>
        </w:p>
        <w:p w14:paraId="09D2830B" w14:textId="1A398046" w:rsidR="00970BA6" w:rsidRDefault="00970BA6">
          <w:pPr>
            <w:pStyle w:val="TDC1"/>
            <w:rPr>
              <w:rFonts w:asciiTheme="minorHAnsi" w:eastAsiaTheme="minorEastAsia" w:hAnsiTheme="minorHAnsi" w:cstheme="minorBidi"/>
              <w:noProof/>
              <w:kern w:val="2"/>
              <w:sz w:val="24"/>
              <w:szCs w:val="24"/>
              <w14:ligatures w14:val="standardContextual"/>
            </w:rPr>
          </w:pPr>
          <w:hyperlink w:anchor="_Toc225761914" w:history="1">
            <w:r w:rsidRPr="00E63694">
              <w:rPr>
                <w:rStyle w:val="Hipervnculo"/>
                <w:noProof/>
              </w:rPr>
              <w:t>4</w:t>
            </w:r>
            <w:r>
              <w:rPr>
                <w:rFonts w:asciiTheme="minorHAnsi" w:eastAsiaTheme="minorEastAsia" w:hAnsiTheme="minorHAnsi" w:cstheme="minorBidi"/>
                <w:noProof/>
                <w:kern w:val="2"/>
                <w:sz w:val="24"/>
                <w:szCs w:val="24"/>
                <w14:ligatures w14:val="standardContextual"/>
              </w:rPr>
              <w:tab/>
            </w:r>
            <w:r w:rsidRPr="00E63694">
              <w:rPr>
                <w:rStyle w:val="Hipervnculo"/>
                <w:noProof/>
              </w:rPr>
              <w:t>Modelo Educativo Institucional 2026</w:t>
            </w:r>
            <w:r>
              <w:rPr>
                <w:noProof/>
                <w:webHidden/>
              </w:rPr>
              <w:tab/>
            </w:r>
            <w:r>
              <w:rPr>
                <w:noProof/>
                <w:webHidden/>
              </w:rPr>
              <w:fldChar w:fldCharType="begin"/>
            </w:r>
            <w:r>
              <w:rPr>
                <w:noProof/>
                <w:webHidden/>
              </w:rPr>
              <w:instrText xml:space="preserve"> PAGEREF _Toc225761914 \h </w:instrText>
            </w:r>
            <w:r>
              <w:rPr>
                <w:noProof/>
                <w:webHidden/>
              </w:rPr>
            </w:r>
            <w:r>
              <w:rPr>
                <w:noProof/>
                <w:webHidden/>
              </w:rPr>
              <w:fldChar w:fldCharType="separate"/>
            </w:r>
            <w:r>
              <w:rPr>
                <w:noProof/>
                <w:webHidden/>
              </w:rPr>
              <w:t>20</w:t>
            </w:r>
            <w:r>
              <w:rPr>
                <w:noProof/>
                <w:webHidden/>
              </w:rPr>
              <w:fldChar w:fldCharType="end"/>
            </w:r>
          </w:hyperlink>
        </w:p>
        <w:p w14:paraId="6BF9E801" w14:textId="70447039" w:rsidR="00970BA6" w:rsidRDefault="00970BA6">
          <w:pPr>
            <w:pStyle w:val="TDC2"/>
            <w:tabs>
              <w:tab w:val="left" w:pos="880"/>
              <w:tab w:val="right" w:leader="dot" w:pos="8828"/>
            </w:tabs>
            <w:rPr>
              <w:rFonts w:asciiTheme="minorHAnsi" w:eastAsiaTheme="minorEastAsia" w:hAnsiTheme="minorHAnsi" w:cstheme="minorBidi"/>
              <w:noProof/>
              <w:kern w:val="2"/>
              <w:sz w:val="24"/>
              <w:szCs w:val="24"/>
              <w14:ligatures w14:val="standardContextual"/>
            </w:rPr>
          </w:pPr>
          <w:hyperlink w:anchor="_Toc225761915" w:history="1">
            <w:r w:rsidRPr="00E63694">
              <w:rPr>
                <w:rStyle w:val="Hipervnculo"/>
                <w:noProof/>
              </w:rPr>
              <w:t>4.1</w:t>
            </w:r>
            <w:r>
              <w:rPr>
                <w:rFonts w:asciiTheme="minorHAnsi" w:eastAsiaTheme="minorEastAsia" w:hAnsiTheme="minorHAnsi" w:cstheme="minorBidi"/>
                <w:noProof/>
                <w:kern w:val="2"/>
                <w:sz w:val="24"/>
                <w:szCs w:val="24"/>
                <w14:ligatures w14:val="standardContextual"/>
              </w:rPr>
              <w:tab/>
            </w:r>
            <w:r w:rsidRPr="00E63694">
              <w:rPr>
                <w:rStyle w:val="Hipervnculo"/>
                <w:noProof/>
              </w:rPr>
              <w:t>Ajustes y definiciones</w:t>
            </w:r>
            <w:r>
              <w:rPr>
                <w:noProof/>
                <w:webHidden/>
              </w:rPr>
              <w:tab/>
            </w:r>
            <w:r>
              <w:rPr>
                <w:noProof/>
                <w:webHidden/>
              </w:rPr>
              <w:fldChar w:fldCharType="begin"/>
            </w:r>
            <w:r>
              <w:rPr>
                <w:noProof/>
                <w:webHidden/>
              </w:rPr>
              <w:instrText xml:space="preserve"> PAGEREF _Toc225761915 \h </w:instrText>
            </w:r>
            <w:r>
              <w:rPr>
                <w:noProof/>
                <w:webHidden/>
              </w:rPr>
            </w:r>
            <w:r>
              <w:rPr>
                <w:noProof/>
                <w:webHidden/>
              </w:rPr>
              <w:fldChar w:fldCharType="separate"/>
            </w:r>
            <w:r>
              <w:rPr>
                <w:noProof/>
                <w:webHidden/>
              </w:rPr>
              <w:t>20</w:t>
            </w:r>
            <w:r>
              <w:rPr>
                <w:noProof/>
                <w:webHidden/>
              </w:rPr>
              <w:fldChar w:fldCharType="end"/>
            </w:r>
          </w:hyperlink>
        </w:p>
        <w:p w14:paraId="6D46523E" w14:textId="60949245" w:rsidR="00970BA6" w:rsidRDefault="00970BA6">
          <w:pPr>
            <w:pStyle w:val="TDC2"/>
            <w:tabs>
              <w:tab w:val="left" w:pos="880"/>
              <w:tab w:val="right" w:leader="dot" w:pos="8828"/>
            </w:tabs>
            <w:rPr>
              <w:rFonts w:asciiTheme="minorHAnsi" w:eastAsiaTheme="minorEastAsia" w:hAnsiTheme="minorHAnsi" w:cstheme="minorBidi"/>
              <w:noProof/>
              <w:kern w:val="2"/>
              <w:sz w:val="24"/>
              <w:szCs w:val="24"/>
              <w14:ligatures w14:val="standardContextual"/>
            </w:rPr>
          </w:pPr>
          <w:hyperlink w:anchor="_Toc225761916" w:history="1">
            <w:r w:rsidRPr="00E63694">
              <w:rPr>
                <w:rStyle w:val="Hipervnculo"/>
                <w:noProof/>
              </w:rPr>
              <w:t>4.2</w:t>
            </w:r>
            <w:r>
              <w:rPr>
                <w:rFonts w:asciiTheme="minorHAnsi" w:eastAsiaTheme="minorEastAsia" w:hAnsiTheme="minorHAnsi" w:cstheme="minorBidi"/>
                <w:noProof/>
                <w:kern w:val="2"/>
                <w:sz w:val="24"/>
                <w:szCs w:val="24"/>
                <w14:ligatures w14:val="standardContextual"/>
              </w:rPr>
              <w:tab/>
            </w:r>
            <w:r w:rsidRPr="00E63694">
              <w:rPr>
                <w:rStyle w:val="Hipervnculo"/>
                <w:noProof/>
              </w:rPr>
              <w:t>Fundamentos</w:t>
            </w:r>
            <w:r>
              <w:rPr>
                <w:noProof/>
                <w:webHidden/>
              </w:rPr>
              <w:tab/>
            </w:r>
            <w:r>
              <w:rPr>
                <w:noProof/>
                <w:webHidden/>
              </w:rPr>
              <w:fldChar w:fldCharType="begin"/>
            </w:r>
            <w:r>
              <w:rPr>
                <w:noProof/>
                <w:webHidden/>
              </w:rPr>
              <w:instrText xml:space="preserve"> PAGEREF _Toc225761916 \h </w:instrText>
            </w:r>
            <w:r>
              <w:rPr>
                <w:noProof/>
                <w:webHidden/>
              </w:rPr>
            </w:r>
            <w:r>
              <w:rPr>
                <w:noProof/>
                <w:webHidden/>
              </w:rPr>
              <w:fldChar w:fldCharType="separate"/>
            </w:r>
            <w:r>
              <w:rPr>
                <w:noProof/>
                <w:webHidden/>
              </w:rPr>
              <w:t>23</w:t>
            </w:r>
            <w:r>
              <w:rPr>
                <w:noProof/>
                <w:webHidden/>
              </w:rPr>
              <w:fldChar w:fldCharType="end"/>
            </w:r>
          </w:hyperlink>
        </w:p>
        <w:p w14:paraId="3DCDF34F" w14:textId="586E6DF5" w:rsidR="00970BA6" w:rsidRDefault="00970BA6">
          <w:pPr>
            <w:pStyle w:val="TDC2"/>
            <w:tabs>
              <w:tab w:val="left" w:pos="880"/>
              <w:tab w:val="right" w:leader="dot" w:pos="8828"/>
            </w:tabs>
            <w:rPr>
              <w:rFonts w:asciiTheme="minorHAnsi" w:eastAsiaTheme="minorEastAsia" w:hAnsiTheme="minorHAnsi" w:cstheme="minorBidi"/>
              <w:noProof/>
              <w:kern w:val="2"/>
              <w:sz w:val="24"/>
              <w:szCs w:val="24"/>
              <w14:ligatures w14:val="standardContextual"/>
            </w:rPr>
          </w:pPr>
          <w:hyperlink w:anchor="_Toc225761917" w:history="1">
            <w:r w:rsidRPr="00E63694">
              <w:rPr>
                <w:rStyle w:val="Hipervnculo"/>
                <w:noProof/>
              </w:rPr>
              <w:t>4.3</w:t>
            </w:r>
            <w:r>
              <w:rPr>
                <w:rFonts w:asciiTheme="minorHAnsi" w:eastAsiaTheme="minorEastAsia" w:hAnsiTheme="minorHAnsi" w:cstheme="minorBidi"/>
                <w:noProof/>
                <w:kern w:val="2"/>
                <w:sz w:val="24"/>
                <w:szCs w:val="24"/>
                <w14:ligatures w14:val="standardContextual"/>
              </w:rPr>
              <w:tab/>
            </w:r>
            <w:r w:rsidRPr="00E63694">
              <w:rPr>
                <w:rStyle w:val="Hipervnculo"/>
                <w:noProof/>
              </w:rPr>
              <w:t>Estructura del MEI</w:t>
            </w:r>
            <w:r>
              <w:rPr>
                <w:noProof/>
                <w:webHidden/>
              </w:rPr>
              <w:tab/>
            </w:r>
            <w:r>
              <w:rPr>
                <w:noProof/>
                <w:webHidden/>
              </w:rPr>
              <w:fldChar w:fldCharType="begin"/>
            </w:r>
            <w:r>
              <w:rPr>
                <w:noProof/>
                <w:webHidden/>
              </w:rPr>
              <w:instrText xml:space="preserve"> PAGEREF _Toc225761917 \h </w:instrText>
            </w:r>
            <w:r>
              <w:rPr>
                <w:noProof/>
                <w:webHidden/>
              </w:rPr>
            </w:r>
            <w:r>
              <w:rPr>
                <w:noProof/>
                <w:webHidden/>
              </w:rPr>
              <w:fldChar w:fldCharType="separate"/>
            </w:r>
            <w:r>
              <w:rPr>
                <w:noProof/>
                <w:webHidden/>
              </w:rPr>
              <w:t>23</w:t>
            </w:r>
            <w:r>
              <w:rPr>
                <w:noProof/>
                <w:webHidden/>
              </w:rPr>
              <w:fldChar w:fldCharType="end"/>
            </w:r>
          </w:hyperlink>
        </w:p>
        <w:p w14:paraId="20FBEF00" w14:textId="22029AE4" w:rsidR="00970BA6" w:rsidRDefault="00970BA6">
          <w:pPr>
            <w:pStyle w:val="TDC2"/>
            <w:tabs>
              <w:tab w:val="left" w:pos="880"/>
              <w:tab w:val="right" w:leader="dot" w:pos="8828"/>
            </w:tabs>
            <w:rPr>
              <w:rFonts w:asciiTheme="minorHAnsi" w:eastAsiaTheme="minorEastAsia" w:hAnsiTheme="minorHAnsi" w:cstheme="minorBidi"/>
              <w:noProof/>
              <w:kern w:val="2"/>
              <w:sz w:val="24"/>
              <w:szCs w:val="24"/>
              <w14:ligatures w14:val="standardContextual"/>
            </w:rPr>
          </w:pPr>
          <w:hyperlink w:anchor="_Toc225761918" w:history="1">
            <w:r w:rsidRPr="00E63694">
              <w:rPr>
                <w:rStyle w:val="Hipervnculo"/>
                <w:noProof/>
              </w:rPr>
              <w:t>4.4</w:t>
            </w:r>
            <w:r>
              <w:rPr>
                <w:rFonts w:asciiTheme="minorHAnsi" w:eastAsiaTheme="minorEastAsia" w:hAnsiTheme="minorHAnsi" w:cstheme="minorBidi"/>
                <w:noProof/>
                <w:kern w:val="2"/>
                <w:sz w:val="24"/>
                <w:szCs w:val="24"/>
                <w14:ligatures w14:val="standardContextual"/>
              </w:rPr>
              <w:tab/>
            </w:r>
            <w:r w:rsidRPr="00E63694">
              <w:rPr>
                <w:rStyle w:val="Hipervnculo"/>
                <w:noProof/>
              </w:rPr>
              <w:t xml:space="preserve"> Pilares</w:t>
            </w:r>
            <w:r>
              <w:rPr>
                <w:noProof/>
                <w:webHidden/>
              </w:rPr>
              <w:tab/>
            </w:r>
            <w:r>
              <w:rPr>
                <w:noProof/>
                <w:webHidden/>
              </w:rPr>
              <w:fldChar w:fldCharType="begin"/>
            </w:r>
            <w:r>
              <w:rPr>
                <w:noProof/>
                <w:webHidden/>
              </w:rPr>
              <w:instrText xml:space="preserve"> PAGEREF _Toc225761918 \h </w:instrText>
            </w:r>
            <w:r>
              <w:rPr>
                <w:noProof/>
                <w:webHidden/>
              </w:rPr>
            </w:r>
            <w:r>
              <w:rPr>
                <w:noProof/>
                <w:webHidden/>
              </w:rPr>
              <w:fldChar w:fldCharType="separate"/>
            </w:r>
            <w:r>
              <w:rPr>
                <w:noProof/>
                <w:webHidden/>
              </w:rPr>
              <w:t>25</w:t>
            </w:r>
            <w:r>
              <w:rPr>
                <w:noProof/>
                <w:webHidden/>
              </w:rPr>
              <w:fldChar w:fldCharType="end"/>
            </w:r>
          </w:hyperlink>
        </w:p>
        <w:p w14:paraId="7C0C898B" w14:textId="76DB65FA"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19" w:history="1">
            <w:r w:rsidRPr="00E63694">
              <w:rPr>
                <w:rStyle w:val="Hipervnculo"/>
                <w:noProof/>
              </w:rPr>
              <w:t>4.4.1</w:t>
            </w:r>
            <w:r>
              <w:rPr>
                <w:rFonts w:asciiTheme="minorHAnsi" w:eastAsiaTheme="minorEastAsia" w:hAnsiTheme="minorHAnsi" w:cstheme="minorBidi"/>
                <w:noProof/>
                <w:kern w:val="2"/>
                <w:sz w:val="24"/>
                <w:szCs w:val="24"/>
                <w14:ligatures w14:val="standardContextual"/>
              </w:rPr>
              <w:tab/>
            </w:r>
            <w:r w:rsidRPr="00E63694">
              <w:rPr>
                <w:rStyle w:val="Hipervnculo"/>
                <w:noProof/>
              </w:rPr>
              <w:t>Calidad de vida y convivencia universitaria</w:t>
            </w:r>
            <w:r>
              <w:rPr>
                <w:noProof/>
                <w:webHidden/>
              </w:rPr>
              <w:tab/>
            </w:r>
            <w:r>
              <w:rPr>
                <w:noProof/>
                <w:webHidden/>
              </w:rPr>
              <w:fldChar w:fldCharType="begin"/>
            </w:r>
            <w:r>
              <w:rPr>
                <w:noProof/>
                <w:webHidden/>
              </w:rPr>
              <w:instrText xml:space="preserve"> PAGEREF _Toc225761919 \h </w:instrText>
            </w:r>
            <w:r>
              <w:rPr>
                <w:noProof/>
                <w:webHidden/>
              </w:rPr>
            </w:r>
            <w:r>
              <w:rPr>
                <w:noProof/>
                <w:webHidden/>
              </w:rPr>
              <w:fldChar w:fldCharType="separate"/>
            </w:r>
            <w:r>
              <w:rPr>
                <w:noProof/>
                <w:webHidden/>
              </w:rPr>
              <w:t>25</w:t>
            </w:r>
            <w:r>
              <w:rPr>
                <w:noProof/>
                <w:webHidden/>
              </w:rPr>
              <w:fldChar w:fldCharType="end"/>
            </w:r>
          </w:hyperlink>
        </w:p>
        <w:p w14:paraId="0805A2B2" w14:textId="20DD6022"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20" w:history="1">
            <w:r w:rsidRPr="00E63694">
              <w:rPr>
                <w:rStyle w:val="Hipervnculo"/>
                <w:noProof/>
              </w:rPr>
              <w:t>4.4.2</w:t>
            </w:r>
            <w:r>
              <w:rPr>
                <w:rFonts w:asciiTheme="minorHAnsi" w:eastAsiaTheme="minorEastAsia" w:hAnsiTheme="minorHAnsi" w:cstheme="minorBidi"/>
                <w:noProof/>
                <w:kern w:val="2"/>
                <w:sz w:val="24"/>
                <w:szCs w:val="24"/>
                <w14:ligatures w14:val="standardContextual"/>
              </w:rPr>
              <w:tab/>
            </w:r>
            <w:r w:rsidRPr="00E63694">
              <w:rPr>
                <w:rStyle w:val="Hipervnculo"/>
                <w:noProof/>
              </w:rPr>
              <w:t>Formación ciudadana</w:t>
            </w:r>
            <w:r>
              <w:rPr>
                <w:noProof/>
                <w:webHidden/>
              </w:rPr>
              <w:tab/>
            </w:r>
            <w:r>
              <w:rPr>
                <w:noProof/>
                <w:webHidden/>
              </w:rPr>
              <w:fldChar w:fldCharType="begin"/>
            </w:r>
            <w:r>
              <w:rPr>
                <w:noProof/>
                <w:webHidden/>
              </w:rPr>
              <w:instrText xml:space="preserve"> PAGEREF _Toc225761920 \h </w:instrText>
            </w:r>
            <w:r>
              <w:rPr>
                <w:noProof/>
                <w:webHidden/>
              </w:rPr>
            </w:r>
            <w:r>
              <w:rPr>
                <w:noProof/>
                <w:webHidden/>
              </w:rPr>
              <w:fldChar w:fldCharType="separate"/>
            </w:r>
            <w:r>
              <w:rPr>
                <w:noProof/>
                <w:webHidden/>
              </w:rPr>
              <w:t>26</w:t>
            </w:r>
            <w:r>
              <w:rPr>
                <w:noProof/>
                <w:webHidden/>
              </w:rPr>
              <w:fldChar w:fldCharType="end"/>
            </w:r>
          </w:hyperlink>
        </w:p>
        <w:p w14:paraId="5B3F2A41" w14:textId="7519374B"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21" w:history="1">
            <w:r w:rsidRPr="00E63694">
              <w:rPr>
                <w:rStyle w:val="Hipervnculo"/>
                <w:noProof/>
              </w:rPr>
              <w:t>4.4.3</w:t>
            </w:r>
            <w:r>
              <w:rPr>
                <w:rFonts w:asciiTheme="minorHAnsi" w:eastAsiaTheme="minorEastAsia" w:hAnsiTheme="minorHAnsi" w:cstheme="minorBidi"/>
                <w:noProof/>
                <w:kern w:val="2"/>
                <w:sz w:val="24"/>
                <w:szCs w:val="24"/>
                <w14:ligatures w14:val="standardContextual"/>
              </w:rPr>
              <w:tab/>
            </w:r>
            <w:r w:rsidRPr="00E63694">
              <w:rPr>
                <w:rStyle w:val="Hipervnculo"/>
                <w:noProof/>
              </w:rPr>
              <w:t>Inclusión, diversidad e igualdad de género</w:t>
            </w:r>
            <w:r>
              <w:rPr>
                <w:noProof/>
                <w:webHidden/>
              </w:rPr>
              <w:tab/>
            </w:r>
            <w:r>
              <w:rPr>
                <w:noProof/>
                <w:webHidden/>
              </w:rPr>
              <w:fldChar w:fldCharType="begin"/>
            </w:r>
            <w:r>
              <w:rPr>
                <w:noProof/>
                <w:webHidden/>
              </w:rPr>
              <w:instrText xml:space="preserve"> PAGEREF _Toc225761921 \h </w:instrText>
            </w:r>
            <w:r>
              <w:rPr>
                <w:noProof/>
                <w:webHidden/>
              </w:rPr>
            </w:r>
            <w:r>
              <w:rPr>
                <w:noProof/>
                <w:webHidden/>
              </w:rPr>
              <w:fldChar w:fldCharType="separate"/>
            </w:r>
            <w:r>
              <w:rPr>
                <w:noProof/>
                <w:webHidden/>
              </w:rPr>
              <w:t>27</w:t>
            </w:r>
            <w:r>
              <w:rPr>
                <w:noProof/>
                <w:webHidden/>
              </w:rPr>
              <w:fldChar w:fldCharType="end"/>
            </w:r>
          </w:hyperlink>
        </w:p>
        <w:p w14:paraId="2144E42B" w14:textId="21E8D665"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22" w:history="1">
            <w:r w:rsidRPr="00E63694">
              <w:rPr>
                <w:rStyle w:val="Hipervnculo"/>
                <w:noProof/>
              </w:rPr>
              <w:t>4.4.4</w:t>
            </w:r>
            <w:r>
              <w:rPr>
                <w:rFonts w:asciiTheme="minorHAnsi" w:eastAsiaTheme="minorEastAsia" w:hAnsiTheme="minorHAnsi" w:cstheme="minorBidi"/>
                <w:noProof/>
                <w:kern w:val="2"/>
                <w:sz w:val="24"/>
                <w:szCs w:val="24"/>
                <w14:ligatures w14:val="standardContextual"/>
              </w:rPr>
              <w:tab/>
            </w:r>
            <w:r w:rsidRPr="00E63694">
              <w:rPr>
                <w:rStyle w:val="Hipervnculo"/>
                <w:noProof/>
              </w:rPr>
              <w:t>Territorio y vinculación con el medio</w:t>
            </w:r>
            <w:r>
              <w:rPr>
                <w:noProof/>
                <w:webHidden/>
              </w:rPr>
              <w:tab/>
            </w:r>
            <w:r>
              <w:rPr>
                <w:noProof/>
                <w:webHidden/>
              </w:rPr>
              <w:fldChar w:fldCharType="begin"/>
            </w:r>
            <w:r>
              <w:rPr>
                <w:noProof/>
                <w:webHidden/>
              </w:rPr>
              <w:instrText xml:space="preserve"> PAGEREF _Toc225761922 \h </w:instrText>
            </w:r>
            <w:r>
              <w:rPr>
                <w:noProof/>
                <w:webHidden/>
              </w:rPr>
            </w:r>
            <w:r>
              <w:rPr>
                <w:noProof/>
                <w:webHidden/>
              </w:rPr>
              <w:fldChar w:fldCharType="separate"/>
            </w:r>
            <w:r>
              <w:rPr>
                <w:noProof/>
                <w:webHidden/>
              </w:rPr>
              <w:t>28</w:t>
            </w:r>
            <w:r>
              <w:rPr>
                <w:noProof/>
                <w:webHidden/>
              </w:rPr>
              <w:fldChar w:fldCharType="end"/>
            </w:r>
          </w:hyperlink>
        </w:p>
        <w:p w14:paraId="6AF21651" w14:textId="461B2349"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23" w:history="1">
            <w:r w:rsidRPr="00E63694">
              <w:rPr>
                <w:rStyle w:val="Hipervnculo"/>
                <w:noProof/>
              </w:rPr>
              <w:t>4.4.5</w:t>
            </w:r>
            <w:r>
              <w:rPr>
                <w:rFonts w:asciiTheme="minorHAnsi" w:eastAsiaTheme="minorEastAsia" w:hAnsiTheme="minorHAnsi" w:cstheme="minorBidi"/>
                <w:noProof/>
                <w:kern w:val="2"/>
                <w:sz w:val="24"/>
                <w:szCs w:val="24"/>
                <w14:ligatures w14:val="standardContextual"/>
              </w:rPr>
              <w:tab/>
            </w:r>
            <w:r w:rsidRPr="00E63694">
              <w:rPr>
                <w:rStyle w:val="Hipervnculo"/>
                <w:noProof/>
              </w:rPr>
              <w:t>Investigación, innovación y creación</w:t>
            </w:r>
            <w:r>
              <w:rPr>
                <w:noProof/>
                <w:webHidden/>
              </w:rPr>
              <w:tab/>
            </w:r>
            <w:r>
              <w:rPr>
                <w:noProof/>
                <w:webHidden/>
              </w:rPr>
              <w:fldChar w:fldCharType="begin"/>
            </w:r>
            <w:r>
              <w:rPr>
                <w:noProof/>
                <w:webHidden/>
              </w:rPr>
              <w:instrText xml:space="preserve"> PAGEREF _Toc225761923 \h </w:instrText>
            </w:r>
            <w:r>
              <w:rPr>
                <w:noProof/>
                <w:webHidden/>
              </w:rPr>
            </w:r>
            <w:r>
              <w:rPr>
                <w:noProof/>
                <w:webHidden/>
              </w:rPr>
              <w:fldChar w:fldCharType="separate"/>
            </w:r>
            <w:r>
              <w:rPr>
                <w:noProof/>
                <w:webHidden/>
              </w:rPr>
              <w:t>29</w:t>
            </w:r>
            <w:r>
              <w:rPr>
                <w:noProof/>
                <w:webHidden/>
              </w:rPr>
              <w:fldChar w:fldCharType="end"/>
            </w:r>
          </w:hyperlink>
        </w:p>
        <w:p w14:paraId="644F1351" w14:textId="29EC4E99" w:rsidR="00970BA6" w:rsidRDefault="00970BA6">
          <w:pPr>
            <w:pStyle w:val="TDC2"/>
            <w:tabs>
              <w:tab w:val="left" w:pos="880"/>
              <w:tab w:val="right" w:leader="dot" w:pos="8828"/>
            </w:tabs>
            <w:rPr>
              <w:rFonts w:asciiTheme="minorHAnsi" w:eastAsiaTheme="minorEastAsia" w:hAnsiTheme="minorHAnsi" w:cstheme="minorBidi"/>
              <w:noProof/>
              <w:kern w:val="2"/>
              <w:sz w:val="24"/>
              <w:szCs w:val="24"/>
              <w14:ligatures w14:val="standardContextual"/>
            </w:rPr>
          </w:pPr>
          <w:hyperlink w:anchor="_Toc225761924" w:history="1">
            <w:r w:rsidRPr="00E63694">
              <w:rPr>
                <w:rStyle w:val="Hipervnculo"/>
                <w:noProof/>
              </w:rPr>
              <w:t>4.5</w:t>
            </w:r>
            <w:r>
              <w:rPr>
                <w:rFonts w:asciiTheme="minorHAnsi" w:eastAsiaTheme="minorEastAsia" w:hAnsiTheme="minorHAnsi" w:cstheme="minorBidi"/>
                <w:noProof/>
                <w:kern w:val="2"/>
                <w:sz w:val="24"/>
                <w:szCs w:val="24"/>
                <w14:ligatures w14:val="standardContextual"/>
              </w:rPr>
              <w:tab/>
            </w:r>
            <w:r w:rsidRPr="00E63694">
              <w:rPr>
                <w:rStyle w:val="Hipervnculo"/>
                <w:noProof/>
              </w:rPr>
              <w:t>Componentes</w:t>
            </w:r>
            <w:r>
              <w:rPr>
                <w:noProof/>
                <w:webHidden/>
              </w:rPr>
              <w:tab/>
            </w:r>
            <w:r>
              <w:rPr>
                <w:noProof/>
                <w:webHidden/>
              </w:rPr>
              <w:fldChar w:fldCharType="begin"/>
            </w:r>
            <w:r>
              <w:rPr>
                <w:noProof/>
                <w:webHidden/>
              </w:rPr>
              <w:instrText xml:space="preserve"> PAGEREF _Toc225761924 \h </w:instrText>
            </w:r>
            <w:r>
              <w:rPr>
                <w:noProof/>
                <w:webHidden/>
              </w:rPr>
            </w:r>
            <w:r>
              <w:rPr>
                <w:noProof/>
                <w:webHidden/>
              </w:rPr>
              <w:fldChar w:fldCharType="separate"/>
            </w:r>
            <w:r>
              <w:rPr>
                <w:noProof/>
                <w:webHidden/>
              </w:rPr>
              <w:t>30</w:t>
            </w:r>
            <w:r>
              <w:rPr>
                <w:noProof/>
                <w:webHidden/>
              </w:rPr>
              <w:fldChar w:fldCharType="end"/>
            </w:r>
          </w:hyperlink>
        </w:p>
        <w:p w14:paraId="48A4E7DC" w14:textId="56EE1F1D"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25" w:history="1">
            <w:r w:rsidRPr="00E63694">
              <w:rPr>
                <w:rStyle w:val="Hipervnculo"/>
                <w:noProof/>
              </w:rPr>
              <w:t>4.5.1</w:t>
            </w:r>
            <w:r>
              <w:rPr>
                <w:rFonts w:asciiTheme="minorHAnsi" w:eastAsiaTheme="minorEastAsia" w:hAnsiTheme="minorHAnsi" w:cstheme="minorBidi"/>
                <w:noProof/>
                <w:kern w:val="2"/>
                <w:sz w:val="24"/>
                <w:szCs w:val="24"/>
                <w14:ligatures w14:val="standardContextual"/>
              </w:rPr>
              <w:tab/>
            </w:r>
            <w:r w:rsidRPr="00E63694">
              <w:rPr>
                <w:rStyle w:val="Hipervnculo"/>
                <w:noProof/>
              </w:rPr>
              <w:t>Experiencia Formativa del Estudiantado</w:t>
            </w:r>
            <w:r>
              <w:rPr>
                <w:noProof/>
                <w:webHidden/>
              </w:rPr>
              <w:tab/>
            </w:r>
            <w:r>
              <w:rPr>
                <w:noProof/>
                <w:webHidden/>
              </w:rPr>
              <w:fldChar w:fldCharType="begin"/>
            </w:r>
            <w:r>
              <w:rPr>
                <w:noProof/>
                <w:webHidden/>
              </w:rPr>
              <w:instrText xml:space="preserve"> PAGEREF _Toc225761925 \h </w:instrText>
            </w:r>
            <w:r>
              <w:rPr>
                <w:noProof/>
                <w:webHidden/>
              </w:rPr>
            </w:r>
            <w:r>
              <w:rPr>
                <w:noProof/>
                <w:webHidden/>
              </w:rPr>
              <w:fldChar w:fldCharType="separate"/>
            </w:r>
            <w:r>
              <w:rPr>
                <w:noProof/>
                <w:webHidden/>
              </w:rPr>
              <w:t>30</w:t>
            </w:r>
            <w:r>
              <w:rPr>
                <w:noProof/>
                <w:webHidden/>
              </w:rPr>
              <w:fldChar w:fldCharType="end"/>
            </w:r>
          </w:hyperlink>
        </w:p>
        <w:p w14:paraId="795FD02A" w14:textId="301ACD75"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26" w:history="1">
            <w:r w:rsidRPr="00E63694">
              <w:rPr>
                <w:rStyle w:val="Hipervnculo"/>
                <w:noProof/>
              </w:rPr>
              <w:t>4.5.1.1</w:t>
            </w:r>
            <w:r>
              <w:rPr>
                <w:rFonts w:asciiTheme="minorHAnsi" w:eastAsiaTheme="minorEastAsia" w:hAnsiTheme="minorHAnsi" w:cstheme="minorBidi"/>
                <w:noProof/>
                <w:kern w:val="2"/>
                <w:sz w:val="24"/>
                <w:szCs w:val="24"/>
                <w14:ligatures w14:val="standardContextual"/>
              </w:rPr>
              <w:tab/>
            </w:r>
            <w:r w:rsidRPr="00E63694">
              <w:rPr>
                <w:rStyle w:val="Hipervnculo"/>
                <w:noProof/>
              </w:rPr>
              <w:t>Posicionamiento teórico actualizado</w:t>
            </w:r>
            <w:r>
              <w:rPr>
                <w:noProof/>
                <w:webHidden/>
              </w:rPr>
              <w:tab/>
            </w:r>
            <w:r>
              <w:rPr>
                <w:noProof/>
                <w:webHidden/>
              </w:rPr>
              <w:fldChar w:fldCharType="begin"/>
            </w:r>
            <w:r>
              <w:rPr>
                <w:noProof/>
                <w:webHidden/>
              </w:rPr>
              <w:instrText xml:space="preserve"> PAGEREF _Toc225761926 \h </w:instrText>
            </w:r>
            <w:r>
              <w:rPr>
                <w:noProof/>
                <w:webHidden/>
              </w:rPr>
            </w:r>
            <w:r>
              <w:rPr>
                <w:noProof/>
                <w:webHidden/>
              </w:rPr>
              <w:fldChar w:fldCharType="separate"/>
            </w:r>
            <w:r>
              <w:rPr>
                <w:noProof/>
                <w:webHidden/>
              </w:rPr>
              <w:t>32</w:t>
            </w:r>
            <w:r>
              <w:rPr>
                <w:noProof/>
                <w:webHidden/>
              </w:rPr>
              <w:fldChar w:fldCharType="end"/>
            </w:r>
          </w:hyperlink>
        </w:p>
        <w:p w14:paraId="6BC1D504" w14:textId="7747A554"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27" w:history="1">
            <w:r w:rsidRPr="00E63694">
              <w:rPr>
                <w:rStyle w:val="Hipervnculo"/>
                <w:noProof/>
              </w:rPr>
              <w:t>4.5.1.2</w:t>
            </w:r>
            <w:r>
              <w:rPr>
                <w:rFonts w:asciiTheme="minorHAnsi" w:eastAsiaTheme="minorEastAsia" w:hAnsiTheme="minorHAnsi" w:cstheme="minorBidi"/>
                <w:noProof/>
                <w:kern w:val="2"/>
                <w:sz w:val="24"/>
                <w:szCs w:val="24"/>
                <w14:ligatures w14:val="standardContextual"/>
              </w:rPr>
              <w:tab/>
            </w:r>
            <w:r w:rsidRPr="00E63694">
              <w:rPr>
                <w:rStyle w:val="Hipervnculo"/>
                <w:noProof/>
              </w:rPr>
              <w:t>Propuestas y orientaciones para la implementación</w:t>
            </w:r>
            <w:r>
              <w:rPr>
                <w:noProof/>
                <w:webHidden/>
              </w:rPr>
              <w:tab/>
            </w:r>
            <w:r>
              <w:rPr>
                <w:noProof/>
                <w:webHidden/>
              </w:rPr>
              <w:fldChar w:fldCharType="begin"/>
            </w:r>
            <w:r>
              <w:rPr>
                <w:noProof/>
                <w:webHidden/>
              </w:rPr>
              <w:instrText xml:space="preserve"> PAGEREF _Toc225761927 \h </w:instrText>
            </w:r>
            <w:r>
              <w:rPr>
                <w:noProof/>
                <w:webHidden/>
              </w:rPr>
            </w:r>
            <w:r>
              <w:rPr>
                <w:noProof/>
                <w:webHidden/>
              </w:rPr>
              <w:fldChar w:fldCharType="separate"/>
            </w:r>
            <w:r>
              <w:rPr>
                <w:noProof/>
                <w:webHidden/>
              </w:rPr>
              <w:t>33</w:t>
            </w:r>
            <w:r>
              <w:rPr>
                <w:noProof/>
                <w:webHidden/>
              </w:rPr>
              <w:fldChar w:fldCharType="end"/>
            </w:r>
          </w:hyperlink>
        </w:p>
        <w:p w14:paraId="0615DABD" w14:textId="67CC23F3"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28" w:history="1">
            <w:r w:rsidRPr="00E63694">
              <w:rPr>
                <w:rStyle w:val="Hipervnculo"/>
                <w:noProof/>
              </w:rPr>
              <w:t>4.5.1.2.1</w:t>
            </w:r>
            <w:r>
              <w:rPr>
                <w:rFonts w:asciiTheme="minorHAnsi" w:eastAsiaTheme="minorEastAsia" w:hAnsiTheme="minorHAnsi" w:cstheme="minorBidi"/>
                <w:noProof/>
                <w:kern w:val="2"/>
                <w:sz w:val="24"/>
                <w:szCs w:val="24"/>
                <w14:ligatures w14:val="standardContextual"/>
              </w:rPr>
              <w:tab/>
            </w:r>
            <w:r w:rsidRPr="00E63694">
              <w:rPr>
                <w:rStyle w:val="Hipervnculo"/>
                <w:noProof/>
              </w:rPr>
              <w:t>Desarrollo de competencias sello y competencias transversales</w:t>
            </w:r>
            <w:r>
              <w:rPr>
                <w:noProof/>
                <w:webHidden/>
              </w:rPr>
              <w:tab/>
            </w:r>
            <w:r>
              <w:rPr>
                <w:noProof/>
                <w:webHidden/>
              </w:rPr>
              <w:fldChar w:fldCharType="begin"/>
            </w:r>
            <w:r>
              <w:rPr>
                <w:noProof/>
                <w:webHidden/>
              </w:rPr>
              <w:instrText xml:space="preserve"> PAGEREF _Toc225761928 \h </w:instrText>
            </w:r>
            <w:r>
              <w:rPr>
                <w:noProof/>
                <w:webHidden/>
              </w:rPr>
            </w:r>
            <w:r>
              <w:rPr>
                <w:noProof/>
                <w:webHidden/>
              </w:rPr>
              <w:fldChar w:fldCharType="separate"/>
            </w:r>
            <w:r>
              <w:rPr>
                <w:noProof/>
                <w:webHidden/>
              </w:rPr>
              <w:t>33</w:t>
            </w:r>
            <w:r>
              <w:rPr>
                <w:noProof/>
                <w:webHidden/>
              </w:rPr>
              <w:fldChar w:fldCharType="end"/>
            </w:r>
          </w:hyperlink>
        </w:p>
        <w:p w14:paraId="0F7547E0" w14:textId="21103E56"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29" w:history="1">
            <w:r w:rsidRPr="00E63694">
              <w:rPr>
                <w:rStyle w:val="Hipervnculo"/>
                <w:noProof/>
              </w:rPr>
              <w:t>4.5.1.2.2</w:t>
            </w:r>
            <w:r>
              <w:rPr>
                <w:rFonts w:asciiTheme="minorHAnsi" w:eastAsiaTheme="minorEastAsia" w:hAnsiTheme="minorHAnsi" w:cstheme="minorBidi"/>
                <w:noProof/>
                <w:kern w:val="2"/>
                <w:sz w:val="24"/>
                <w:szCs w:val="24"/>
                <w14:ligatures w14:val="standardContextual"/>
              </w:rPr>
              <w:tab/>
            </w:r>
            <w:r w:rsidRPr="00E63694">
              <w:rPr>
                <w:rStyle w:val="Hipervnculo"/>
                <w:noProof/>
              </w:rPr>
              <w:t>Experiencia formativa situada</w:t>
            </w:r>
            <w:r>
              <w:rPr>
                <w:noProof/>
                <w:webHidden/>
              </w:rPr>
              <w:tab/>
            </w:r>
            <w:r>
              <w:rPr>
                <w:noProof/>
                <w:webHidden/>
              </w:rPr>
              <w:fldChar w:fldCharType="begin"/>
            </w:r>
            <w:r>
              <w:rPr>
                <w:noProof/>
                <w:webHidden/>
              </w:rPr>
              <w:instrText xml:space="preserve"> PAGEREF _Toc225761929 \h </w:instrText>
            </w:r>
            <w:r>
              <w:rPr>
                <w:noProof/>
                <w:webHidden/>
              </w:rPr>
            </w:r>
            <w:r>
              <w:rPr>
                <w:noProof/>
                <w:webHidden/>
              </w:rPr>
              <w:fldChar w:fldCharType="separate"/>
            </w:r>
            <w:r>
              <w:rPr>
                <w:noProof/>
                <w:webHidden/>
              </w:rPr>
              <w:t>35</w:t>
            </w:r>
            <w:r>
              <w:rPr>
                <w:noProof/>
                <w:webHidden/>
              </w:rPr>
              <w:fldChar w:fldCharType="end"/>
            </w:r>
          </w:hyperlink>
        </w:p>
        <w:p w14:paraId="21530D3B" w14:textId="776F174B"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0" w:history="1">
            <w:r w:rsidRPr="00E63694">
              <w:rPr>
                <w:rStyle w:val="Hipervnculo"/>
                <w:noProof/>
              </w:rPr>
              <w:t>4.5.1.2.3</w:t>
            </w:r>
            <w:r>
              <w:rPr>
                <w:rFonts w:asciiTheme="minorHAnsi" w:eastAsiaTheme="minorEastAsia" w:hAnsiTheme="minorHAnsi" w:cstheme="minorBidi"/>
                <w:noProof/>
                <w:kern w:val="2"/>
                <w:sz w:val="24"/>
                <w:szCs w:val="24"/>
                <w14:ligatures w14:val="standardContextual"/>
              </w:rPr>
              <w:tab/>
            </w:r>
            <w:r w:rsidRPr="00E63694">
              <w:rPr>
                <w:rStyle w:val="Hipervnculo"/>
                <w:noProof/>
              </w:rPr>
              <w:t>Experiencia formativa activa y participativa</w:t>
            </w:r>
            <w:r>
              <w:rPr>
                <w:noProof/>
                <w:webHidden/>
              </w:rPr>
              <w:tab/>
            </w:r>
            <w:r>
              <w:rPr>
                <w:noProof/>
                <w:webHidden/>
              </w:rPr>
              <w:fldChar w:fldCharType="begin"/>
            </w:r>
            <w:r>
              <w:rPr>
                <w:noProof/>
                <w:webHidden/>
              </w:rPr>
              <w:instrText xml:space="preserve"> PAGEREF _Toc225761930 \h </w:instrText>
            </w:r>
            <w:r>
              <w:rPr>
                <w:noProof/>
                <w:webHidden/>
              </w:rPr>
            </w:r>
            <w:r>
              <w:rPr>
                <w:noProof/>
                <w:webHidden/>
              </w:rPr>
              <w:fldChar w:fldCharType="separate"/>
            </w:r>
            <w:r>
              <w:rPr>
                <w:noProof/>
                <w:webHidden/>
              </w:rPr>
              <w:t>36</w:t>
            </w:r>
            <w:r>
              <w:rPr>
                <w:noProof/>
                <w:webHidden/>
              </w:rPr>
              <w:fldChar w:fldCharType="end"/>
            </w:r>
          </w:hyperlink>
        </w:p>
        <w:p w14:paraId="0A2F5466" w14:textId="7F6AA2BB"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1" w:history="1">
            <w:r w:rsidRPr="00E63694">
              <w:rPr>
                <w:rStyle w:val="Hipervnculo"/>
                <w:noProof/>
              </w:rPr>
              <w:t>4.5.1.2.4</w:t>
            </w:r>
            <w:r>
              <w:rPr>
                <w:rFonts w:asciiTheme="minorHAnsi" w:eastAsiaTheme="minorEastAsia" w:hAnsiTheme="minorHAnsi" w:cstheme="minorBidi"/>
                <w:noProof/>
                <w:kern w:val="2"/>
                <w:sz w:val="24"/>
                <w:szCs w:val="24"/>
                <w14:ligatures w14:val="standardContextual"/>
              </w:rPr>
              <w:tab/>
            </w:r>
            <w:r w:rsidRPr="00E63694">
              <w:rPr>
                <w:rStyle w:val="Hipervnculo"/>
                <w:noProof/>
              </w:rPr>
              <w:t>Experiencia formativa interactiva</w:t>
            </w:r>
            <w:r>
              <w:rPr>
                <w:noProof/>
                <w:webHidden/>
              </w:rPr>
              <w:tab/>
            </w:r>
            <w:r>
              <w:rPr>
                <w:noProof/>
                <w:webHidden/>
              </w:rPr>
              <w:fldChar w:fldCharType="begin"/>
            </w:r>
            <w:r>
              <w:rPr>
                <w:noProof/>
                <w:webHidden/>
              </w:rPr>
              <w:instrText xml:space="preserve"> PAGEREF _Toc225761931 \h </w:instrText>
            </w:r>
            <w:r>
              <w:rPr>
                <w:noProof/>
                <w:webHidden/>
              </w:rPr>
            </w:r>
            <w:r>
              <w:rPr>
                <w:noProof/>
                <w:webHidden/>
              </w:rPr>
              <w:fldChar w:fldCharType="separate"/>
            </w:r>
            <w:r>
              <w:rPr>
                <w:noProof/>
                <w:webHidden/>
              </w:rPr>
              <w:t>36</w:t>
            </w:r>
            <w:r>
              <w:rPr>
                <w:noProof/>
                <w:webHidden/>
              </w:rPr>
              <w:fldChar w:fldCharType="end"/>
            </w:r>
          </w:hyperlink>
        </w:p>
        <w:p w14:paraId="54C576DD" w14:textId="30A9820D"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2" w:history="1">
            <w:r w:rsidRPr="00E63694">
              <w:rPr>
                <w:rStyle w:val="Hipervnculo"/>
                <w:noProof/>
              </w:rPr>
              <w:t>4.5.1.2.5</w:t>
            </w:r>
            <w:r>
              <w:rPr>
                <w:rFonts w:asciiTheme="minorHAnsi" w:eastAsiaTheme="minorEastAsia" w:hAnsiTheme="minorHAnsi" w:cstheme="minorBidi"/>
                <w:noProof/>
                <w:kern w:val="2"/>
                <w:sz w:val="24"/>
                <w:szCs w:val="24"/>
                <w14:ligatures w14:val="standardContextual"/>
              </w:rPr>
              <w:tab/>
            </w:r>
            <w:r w:rsidRPr="00E63694">
              <w:rPr>
                <w:rStyle w:val="Hipervnculo"/>
                <w:noProof/>
              </w:rPr>
              <w:t>Experiencia formativa permanente</w:t>
            </w:r>
            <w:r>
              <w:rPr>
                <w:noProof/>
                <w:webHidden/>
              </w:rPr>
              <w:tab/>
            </w:r>
            <w:r>
              <w:rPr>
                <w:noProof/>
                <w:webHidden/>
              </w:rPr>
              <w:fldChar w:fldCharType="begin"/>
            </w:r>
            <w:r>
              <w:rPr>
                <w:noProof/>
                <w:webHidden/>
              </w:rPr>
              <w:instrText xml:space="preserve"> PAGEREF _Toc225761932 \h </w:instrText>
            </w:r>
            <w:r>
              <w:rPr>
                <w:noProof/>
                <w:webHidden/>
              </w:rPr>
            </w:r>
            <w:r>
              <w:rPr>
                <w:noProof/>
                <w:webHidden/>
              </w:rPr>
              <w:fldChar w:fldCharType="separate"/>
            </w:r>
            <w:r>
              <w:rPr>
                <w:noProof/>
                <w:webHidden/>
              </w:rPr>
              <w:t>37</w:t>
            </w:r>
            <w:r>
              <w:rPr>
                <w:noProof/>
                <w:webHidden/>
              </w:rPr>
              <w:fldChar w:fldCharType="end"/>
            </w:r>
          </w:hyperlink>
        </w:p>
        <w:p w14:paraId="366DE3C3" w14:textId="7896C298"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33" w:history="1">
            <w:r w:rsidRPr="00E63694">
              <w:rPr>
                <w:rStyle w:val="Hipervnculo"/>
                <w:noProof/>
              </w:rPr>
              <w:t>4.5.2</w:t>
            </w:r>
            <w:r>
              <w:rPr>
                <w:rFonts w:asciiTheme="minorHAnsi" w:eastAsiaTheme="minorEastAsia" w:hAnsiTheme="minorHAnsi" w:cstheme="minorBidi"/>
                <w:noProof/>
                <w:kern w:val="2"/>
                <w:sz w:val="24"/>
                <w:szCs w:val="24"/>
                <w14:ligatures w14:val="standardContextual"/>
              </w:rPr>
              <w:tab/>
            </w:r>
            <w:r w:rsidRPr="00E63694">
              <w:rPr>
                <w:rStyle w:val="Hipervnculo"/>
                <w:noProof/>
              </w:rPr>
              <w:t>Desarrollo Académico</w:t>
            </w:r>
            <w:r>
              <w:rPr>
                <w:noProof/>
                <w:webHidden/>
              </w:rPr>
              <w:tab/>
            </w:r>
            <w:r>
              <w:rPr>
                <w:noProof/>
                <w:webHidden/>
              </w:rPr>
              <w:fldChar w:fldCharType="begin"/>
            </w:r>
            <w:r>
              <w:rPr>
                <w:noProof/>
                <w:webHidden/>
              </w:rPr>
              <w:instrText xml:space="preserve"> PAGEREF _Toc225761933 \h </w:instrText>
            </w:r>
            <w:r>
              <w:rPr>
                <w:noProof/>
                <w:webHidden/>
              </w:rPr>
            </w:r>
            <w:r>
              <w:rPr>
                <w:noProof/>
                <w:webHidden/>
              </w:rPr>
              <w:fldChar w:fldCharType="separate"/>
            </w:r>
            <w:r>
              <w:rPr>
                <w:noProof/>
                <w:webHidden/>
              </w:rPr>
              <w:t>38</w:t>
            </w:r>
            <w:r>
              <w:rPr>
                <w:noProof/>
                <w:webHidden/>
              </w:rPr>
              <w:fldChar w:fldCharType="end"/>
            </w:r>
          </w:hyperlink>
        </w:p>
        <w:p w14:paraId="30C783C3" w14:textId="00FC5573"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34" w:history="1">
            <w:r w:rsidRPr="00E63694">
              <w:rPr>
                <w:rStyle w:val="Hipervnculo"/>
                <w:noProof/>
              </w:rPr>
              <w:t>4.5.2.1</w:t>
            </w:r>
            <w:r>
              <w:rPr>
                <w:rFonts w:asciiTheme="minorHAnsi" w:eastAsiaTheme="minorEastAsia" w:hAnsiTheme="minorHAnsi" w:cstheme="minorBidi"/>
                <w:noProof/>
                <w:kern w:val="2"/>
                <w:sz w:val="24"/>
                <w:szCs w:val="24"/>
                <w14:ligatures w14:val="standardContextual"/>
              </w:rPr>
              <w:tab/>
            </w:r>
            <w:r w:rsidRPr="00E63694">
              <w:rPr>
                <w:rStyle w:val="Hipervnculo"/>
                <w:noProof/>
              </w:rPr>
              <w:t>Posicionamiento Teórico</w:t>
            </w:r>
            <w:r>
              <w:rPr>
                <w:noProof/>
                <w:webHidden/>
              </w:rPr>
              <w:tab/>
            </w:r>
            <w:r>
              <w:rPr>
                <w:noProof/>
                <w:webHidden/>
              </w:rPr>
              <w:fldChar w:fldCharType="begin"/>
            </w:r>
            <w:r>
              <w:rPr>
                <w:noProof/>
                <w:webHidden/>
              </w:rPr>
              <w:instrText xml:space="preserve"> PAGEREF _Toc225761934 \h </w:instrText>
            </w:r>
            <w:r>
              <w:rPr>
                <w:noProof/>
                <w:webHidden/>
              </w:rPr>
            </w:r>
            <w:r>
              <w:rPr>
                <w:noProof/>
                <w:webHidden/>
              </w:rPr>
              <w:fldChar w:fldCharType="separate"/>
            </w:r>
            <w:r>
              <w:rPr>
                <w:noProof/>
                <w:webHidden/>
              </w:rPr>
              <w:t>38</w:t>
            </w:r>
            <w:r>
              <w:rPr>
                <w:noProof/>
                <w:webHidden/>
              </w:rPr>
              <w:fldChar w:fldCharType="end"/>
            </w:r>
          </w:hyperlink>
        </w:p>
        <w:p w14:paraId="71169419" w14:textId="62C5F9FB"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35" w:history="1">
            <w:r w:rsidRPr="00E63694">
              <w:rPr>
                <w:rStyle w:val="Hipervnculo"/>
                <w:noProof/>
              </w:rPr>
              <w:t>4.5.2.2</w:t>
            </w:r>
            <w:r>
              <w:rPr>
                <w:rFonts w:asciiTheme="minorHAnsi" w:eastAsiaTheme="minorEastAsia" w:hAnsiTheme="minorHAnsi" w:cstheme="minorBidi"/>
                <w:noProof/>
                <w:kern w:val="2"/>
                <w:sz w:val="24"/>
                <w:szCs w:val="24"/>
                <w14:ligatures w14:val="standardContextual"/>
              </w:rPr>
              <w:tab/>
            </w:r>
            <w:r w:rsidRPr="00E63694">
              <w:rPr>
                <w:rStyle w:val="Hipervnculo"/>
                <w:noProof/>
              </w:rPr>
              <w:t>Propuestas y orientaciones para la implementación</w:t>
            </w:r>
            <w:r>
              <w:rPr>
                <w:noProof/>
                <w:webHidden/>
              </w:rPr>
              <w:tab/>
            </w:r>
            <w:r>
              <w:rPr>
                <w:noProof/>
                <w:webHidden/>
              </w:rPr>
              <w:fldChar w:fldCharType="begin"/>
            </w:r>
            <w:r>
              <w:rPr>
                <w:noProof/>
                <w:webHidden/>
              </w:rPr>
              <w:instrText xml:space="preserve"> PAGEREF _Toc225761935 \h </w:instrText>
            </w:r>
            <w:r>
              <w:rPr>
                <w:noProof/>
                <w:webHidden/>
              </w:rPr>
            </w:r>
            <w:r>
              <w:rPr>
                <w:noProof/>
                <w:webHidden/>
              </w:rPr>
              <w:fldChar w:fldCharType="separate"/>
            </w:r>
            <w:r>
              <w:rPr>
                <w:noProof/>
                <w:webHidden/>
              </w:rPr>
              <w:t>39</w:t>
            </w:r>
            <w:r>
              <w:rPr>
                <w:noProof/>
                <w:webHidden/>
              </w:rPr>
              <w:fldChar w:fldCharType="end"/>
            </w:r>
          </w:hyperlink>
        </w:p>
        <w:p w14:paraId="0A3C6F22" w14:textId="7C6B7922"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6" w:history="1">
            <w:r w:rsidRPr="00E63694">
              <w:rPr>
                <w:rStyle w:val="Hipervnculo"/>
                <w:noProof/>
              </w:rPr>
              <w:t>4.5.2.2.1</w:t>
            </w:r>
            <w:r>
              <w:rPr>
                <w:rFonts w:asciiTheme="minorHAnsi" w:eastAsiaTheme="minorEastAsia" w:hAnsiTheme="minorHAnsi" w:cstheme="minorBidi"/>
                <w:noProof/>
                <w:kern w:val="2"/>
                <w:sz w:val="24"/>
                <w:szCs w:val="24"/>
                <w14:ligatures w14:val="standardContextual"/>
              </w:rPr>
              <w:tab/>
            </w:r>
            <w:r w:rsidRPr="00E63694">
              <w:rPr>
                <w:rStyle w:val="Hipervnculo"/>
                <w:noProof/>
              </w:rPr>
              <w:t>Sobre la docencia en la USACH</w:t>
            </w:r>
            <w:r>
              <w:rPr>
                <w:noProof/>
                <w:webHidden/>
              </w:rPr>
              <w:tab/>
            </w:r>
            <w:r>
              <w:rPr>
                <w:noProof/>
                <w:webHidden/>
              </w:rPr>
              <w:fldChar w:fldCharType="begin"/>
            </w:r>
            <w:r>
              <w:rPr>
                <w:noProof/>
                <w:webHidden/>
              </w:rPr>
              <w:instrText xml:space="preserve"> PAGEREF _Toc225761936 \h </w:instrText>
            </w:r>
            <w:r>
              <w:rPr>
                <w:noProof/>
                <w:webHidden/>
              </w:rPr>
            </w:r>
            <w:r>
              <w:rPr>
                <w:noProof/>
                <w:webHidden/>
              </w:rPr>
              <w:fldChar w:fldCharType="separate"/>
            </w:r>
            <w:r>
              <w:rPr>
                <w:noProof/>
                <w:webHidden/>
              </w:rPr>
              <w:t>39</w:t>
            </w:r>
            <w:r>
              <w:rPr>
                <w:noProof/>
                <w:webHidden/>
              </w:rPr>
              <w:fldChar w:fldCharType="end"/>
            </w:r>
          </w:hyperlink>
        </w:p>
        <w:p w14:paraId="4B801C21" w14:textId="713DC3D8"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7" w:history="1">
            <w:r w:rsidRPr="00E63694">
              <w:rPr>
                <w:rStyle w:val="Hipervnculo"/>
                <w:noProof/>
              </w:rPr>
              <w:t>4.5.2.2.2</w:t>
            </w:r>
            <w:r>
              <w:rPr>
                <w:rFonts w:asciiTheme="minorHAnsi" w:eastAsiaTheme="minorEastAsia" w:hAnsiTheme="minorHAnsi" w:cstheme="minorBidi"/>
                <w:noProof/>
                <w:kern w:val="2"/>
                <w:sz w:val="24"/>
                <w:szCs w:val="24"/>
                <w14:ligatures w14:val="standardContextual"/>
              </w:rPr>
              <w:tab/>
            </w:r>
            <w:r w:rsidRPr="00E63694">
              <w:rPr>
                <w:rStyle w:val="Hipervnculo"/>
                <w:noProof/>
              </w:rPr>
              <w:t>Características del profesorado</w:t>
            </w:r>
            <w:r>
              <w:rPr>
                <w:noProof/>
                <w:webHidden/>
              </w:rPr>
              <w:tab/>
            </w:r>
            <w:r>
              <w:rPr>
                <w:noProof/>
                <w:webHidden/>
              </w:rPr>
              <w:fldChar w:fldCharType="begin"/>
            </w:r>
            <w:r>
              <w:rPr>
                <w:noProof/>
                <w:webHidden/>
              </w:rPr>
              <w:instrText xml:space="preserve"> PAGEREF _Toc225761937 \h </w:instrText>
            </w:r>
            <w:r>
              <w:rPr>
                <w:noProof/>
                <w:webHidden/>
              </w:rPr>
            </w:r>
            <w:r>
              <w:rPr>
                <w:noProof/>
                <w:webHidden/>
              </w:rPr>
              <w:fldChar w:fldCharType="separate"/>
            </w:r>
            <w:r>
              <w:rPr>
                <w:noProof/>
                <w:webHidden/>
              </w:rPr>
              <w:t>39</w:t>
            </w:r>
            <w:r>
              <w:rPr>
                <w:noProof/>
                <w:webHidden/>
              </w:rPr>
              <w:fldChar w:fldCharType="end"/>
            </w:r>
          </w:hyperlink>
        </w:p>
        <w:p w14:paraId="0CC40159" w14:textId="36D6F020"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8" w:history="1">
            <w:r w:rsidRPr="00E63694">
              <w:rPr>
                <w:rStyle w:val="Hipervnculo"/>
                <w:noProof/>
              </w:rPr>
              <w:t>4.5.2.2.3</w:t>
            </w:r>
            <w:r>
              <w:rPr>
                <w:rFonts w:asciiTheme="minorHAnsi" w:eastAsiaTheme="minorEastAsia" w:hAnsiTheme="minorHAnsi" w:cstheme="minorBidi"/>
                <w:noProof/>
                <w:kern w:val="2"/>
                <w:sz w:val="24"/>
                <w:szCs w:val="24"/>
                <w14:ligatures w14:val="standardContextual"/>
              </w:rPr>
              <w:tab/>
            </w:r>
            <w:r w:rsidRPr="00E63694">
              <w:rPr>
                <w:rStyle w:val="Hipervnculo"/>
                <w:noProof/>
              </w:rPr>
              <w:t>Trayectoria Académica Docente pertinente, equitativa, fluida y transparente</w:t>
            </w:r>
            <w:r>
              <w:rPr>
                <w:noProof/>
                <w:webHidden/>
              </w:rPr>
              <w:tab/>
            </w:r>
            <w:r>
              <w:rPr>
                <w:noProof/>
                <w:webHidden/>
              </w:rPr>
              <w:fldChar w:fldCharType="begin"/>
            </w:r>
            <w:r>
              <w:rPr>
                <w:noProof/>
                <w:webHidden/>
              </w:rPr>
              <w:instrText xml:space="preserve"> PAGEREF _Toc225761938 \h </w:instrText>
            </w:r>
            <w:r>
              <w:rPr>
                <w:noProof/>
                <w:webHidden/>
              </w:rPr>
            </w:r>
            <w:r>
              <w:rPr>
                <w:noProof/>
                <w:webHidden/>
              </w:rPr>
              <w:fldChar w:fldCharType="separate"/>
            </w:r>
            <w:r>
              <w:rPr>
                <w:noProof/>
                <w:webHidden/>
              </w:rPr>
              <w:t>40</w:t>
            </w:r>
            <w:r>
              <w:rPr>
                <w:noProof/>
                <w:webHidden/>
              </w:rPr>
              <w:fldChar w:fldCharType="end"/>
            </w:r>
          </w:hyperlink>
        </w:p>
        <w:p w14:paraId="56746143" w14:textId="5B62BA23"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39" w:history="1">
            <w:r w:rsidRPr="00E63694">
              <w:rPr>
                <w:rStyle w:val="Hipervnculo"/>
                <w:noProof/>
              </w:rPr>
              <w:t>4.5.2.2.4</w:t>
            </w:r>
            <w:r>
              <w:rPr>
                <w:rFonts w:asciiTheme="minorHAnsi" w:eastAsiaTheme="minorEastAsia" w:hAnsiTheme="minorHAnsi" w:cstheme="minorBidi"/>
                <w:noProof/>
                <w:kern w:val="2"/>
                <w:sz w:val="24"/>
                <w:szCs w:val="24"/>
                <w14:ligatures w14:val="standardContextual"/>
              </w:rPr>
              <w:tab/>
            </w:r>
            <w:r w:rsidRPr="00E63694">
              <w:rPr>
                <w:rStyle w:val="Hipervnculo"/>
                <w:noProof/>
              </w:rPr>
              <w:t>Evaluación docente promotora de mejora educativa</w:t>
            </w:r>
            <w:r>
              <w:rPr>
                <w:noProof/>
                <w:webHidden/>
              </w:rPr>
              <w:tab/>
            </w:r>
            <w:r>
              <w:rPr>
                <w:noProof/>
                <w:webHidden/>
              </w:rPr>
              <w:fldChar w:fldCharType="begin"/>
            </w:r>
            <w:r>
              <w:rPr>
                <w:noProof/>
                <w:webHidden/>
              </w:rPr>
              <w:instrText xml:space="preserve"> PAGEREF _Toc225761939 \h </w:instrText>
            </w:r>
            <w:r>
              <w:rPr>
                <w:noProof/>
                <w:webHidden/>
              </w:rPr>
            </w:r>
            <w:r>
              <w:rPr>
                <w:noProof/>
                <w:webHidden/>
              </w:rPr>
              <w:fldChar w:fldCharType="separate"/>
            </w:r>
            <w:r>
              <w:rPr>
                <w:noProof/>
                <w:webHidden/>
              </w:rPr>
              <w:t>40</w:t>
            </w:r>
            <w:r>
              <w:rPr>
                <w:noProof/>
                <w:webHidden/>
              </w:rPr>
              <w:fldChar w:fldCharType="end"/>
            </w:r>
          </w:hyperlink>
        </w:p>
        <w:p w14:paraId="49C42E71" w14:textId="0AE41235"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40" w:history="1">
            <w:r w:rsidRPr="00E63694">
              <w:rPr>
                <w:rStyle w:val="Hipervnculo"/>
                <w:noProof/>
              </w:rPr>
              <w:t>4.5.2.2.5</w:t>
            </w:r>
            <w:r>
              <w:rPr>
                <w:rFonts w:asciiTheme="minorHAnsi" w:eastAsiaTheme="minorEastAsia" w:hAnsiTheme="minorHAnsi" w:cstheme="minorBidi"/>
                <w:noProof/>
                <w:kern w:val="2"/>
                <w:sz w:val="24"/>
                <w:szCs w:val="24"/>
                <w14:ligatures w14:val="standardContextual"/>
              </w:rPr>
              <w:tab/>
            </w:r>
            <w:r w:rsidRPr="00E63694">
              <w:rPr>
                <w:rStyle w:val="Hipervnculo"/>
                <w:noProof/>
              </w:rPr>
              <w:t>Formación continua y pertinente</w:t>
            </w:r>
            <w:r>
              <w:rPr>
                <w:noProof/>
                <w:webHidden/>
              </w:rPr>
              <w:tab/>
            </w:r>
            <w:r>
              <w:rPr>
                <w:noProof/>
                <w:webHidden/>
              </w:rPr>
              <w:fldChar w:fldCharType="begin"/>
            </w:r>
            <w:r>
              <w:rPr>
                <w:noProof/>
                <w:webHidden/>
              </w:rPr>
              <w:instrText xml:space="preserve"> PAGEREF _Toc225761940 \h </w:instrText>
            </w:r>
            <w:r>
              <w:rPr>
                <w:noProof/>
                <w:webHidden/>
              </w:rPr>
            </w:r>
            <w:r>
              <w:rPr>
                <w:noProof/>
                <w:webHidden/>
              </w:rPr>
              <w:fldChar w:fldCharType="separate"/>
            </w:r>
            <w:r>
              <w:rPr>
                <w:noProof/>
                <w:webHidden/>
              </w:rPr>
              <w:t>41</w:t>
            </w:r>
            <w:r>
              <w:rPr>
                <w:noProof/>
                <w:webHidden/>
              </w:rPr>
              <w:fldChar w:fldCharType="end"/>
            </w:r>
          </w:hyperlink>
        </w:p>
        <w:p w14:paraId="06367C7F" w14:textId="610E6E91"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41" w:history="1">
            <w:r w:rsidRPr="00E63694">
              <w:rPr>
                <w:rStyle w:val="Hipervnculo"/>
                <w:noProof/>
              </w:rPr>
              <w:t>4.5.3</w:t>
            </w:r>
            <w:r>
              <w:rPr>
                <w:rFonts w:asciiTheme="minorHAnsi" w:eastAsiaTheme="minorEastAsia" w:hAnsiTheme="minorHAnsi" w:cstheme="minorBidi"/>
                <w:noProof/>
                <w:kern w:val="2"/>
                <w:sz w:val="24"/>
                <w:szCs w:val="24"/>
                <w14:ligatures w14:val="standardContextual"/>
              </w:rPr>
              <w:tab/>
            </w:r>
            <w:r w:rsidRPr="00E63694">
              <w:rPr>
                <w:rStyle w:val="Hipervnculo"/>
                <w:noProof/>
              </w:rPr>
              <w:t>Gestión Académica y Curricular</w:t>
            </w:r>
            <w:r>
              <w:rPr>
                <w:noProof/>
                <w:webHidden/>
              </w:rPr>
              <w:tab/>
            </w:r>
            <w:r>
              <w:rPr>
                <w:noProof/>
                <w:webHidden/>
              </w:rPr>
              <w:fldChar w:fldCharType="begin"/>
            </w:r>
            <w:r>
              <w:rPr>
                <w:noProof/>
                <w:webHidden/>
              </w:rPr>
              <w:instrText xml:space="preserve"> PAGEREF _Toc225761941 \h </w:instrText>
            </w:r>
            <w:r>
              <w:rPr>
                <w:noProof/>
                <w:webHidden/>
              </w:rPr>
            </w:r>
            <w:r>
              <w:rPr>
                <w:noProof/>
                <w:webHidden/>
              </w:rPr>
              <w:fldChar w:fldCharType="separate"/>
            </w:r>
            <w:r>
              <w:rPr>
                <w:noProof/>
                <w:webHidden/>
              </w:rPr>
              <w:t>41</w:t>
            </w:r>
            <w:r>
              <w:rPr>
                <w:noProof/>
                <w:webHidden/>
              </w:rPr>
              <w:fldChar w:fldCharType="end"/>
            </w:r>
          </w:hyperlink>
        </w:p>
        <w:p w14:paraId="7352C6A3" w14:textId="07636DEC"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42" w:history="1">
            <w:r w:rsidRPr="00E63694">
              <w:rPr>
                <w:rStyle w:val="Hipervnculo"/>
                <w:noProof/>
              </w:rPr>
              <w:t>4.5.3.1</w:t>
            </w:r>
            <w:r>
              <w:rPr>
                <w:rFonts w:asciiTheme="minorHAnsi" w:eastAsiaTheme="minorEastAsia" w:hAnsiTheme="minorHAnsi" w:cstheme="minorBidi"/>
                <w:noProof/>
                <w:kern w:val="2"/>
                <w:sz w:val="24"/>
                <w:szCs w:val="24"/>
                <w14:ligatures w14:val="standardContextual"/>
              </w:rPr>
              <w:tab/>
            </w:r>
            <w:r w:rsidRPr="00E63694">
              <w:rPr>
                <w:rStyle w:val="Hipervnculo"/>
                <w:noProof/>
              </w:rPr>
              <w:t>Posicionamiento teórico actualizado</w:t>
            </w:r>
            <w:r>
              <w:rPr>
                <w:noProof/>
                <w:webHidden/>
              </w:rPr>
              <w:tab/>
            </w:r>
            <w:r>
              <w:rPr>
                <w:noProof/>
                <w:webHidden/>
              </w:rPr>
              <w:fldChar w:fldCharType="begin"/>
            </w:r>
            <w:r>
              <w:rPr>
                <w:noProof/>
                <w:webHidden/>
              </w:rPr>
              <w:instrText xml:space="preserve"> PAGEREF _Toc225761942 \h </w:instrText>
            </w:r>
            <w:r>
              <w:rPr>
                <w:noProof/>
                <w:webHidden/>
              </w:rPr>
            </w:r>
            <w:r>
              <w:rPr>
                <w:noProof/>
                <w:webHidden/>
              </w:rPr>
              <w:fldChar w:fldCharType="separate"/>
            </w:r>
            <w:r>
              <w:rPr>
                <w:noProof/>
                <w:webHidden/>
              </w:rPr>
              <w:t>43</w:t>
            </w:r>
            <w:r>
              <w:rPr>
                <w:noProof/>
                <w:webHidden/>
              </w:rPr>
              <w:fldChar w:fldCharType="end"/>
            </w:r>
          </w:hyperlink>
        </w:p>
        <w:p w14:paraId="499B4563" w14:textId="23505CAB"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43" w:history="1">
            <w:r w:rsidRPr="00E63694">
              <w:rPr>
                <w:rStyle w:val="Hipervnculo"/>
                <w:noProof/>
              </w:rPr>
              <w:t>4.5.3.2</w:t>
            </w:r>
            <w:r>
              <w:rPr>
                <w:rFonts w:asciiTheme="minorHAnsi" w:eastAsiaTheme="minorEastAsia" w:hAnsiTheme="minorHAnsi" w:cstheme="minorBidi"/>
                <w:noProof/>
                <w:kern w:val="2"/>
                <w:sz w:val="24"/>
                <w:szCs w:val="24"/>
                <w14:ligatures w14:val="standardContextual"/>
              </w:rPr>
              <w:tab/>
            </w:r>
            <w:r w:rsidRPr="00E63694">
              <w:rPr>
                <w:rStyle w:val="Hipervnculo"/>
                <w:noProof/>
              </w:rPr>
              <w:t>Propuestas y orientaciones para la implementación</w:t>
            </w:r>
            <w:r>
              <w:rPr>
                <w:noProof/>
                <w:webHidden/>
              </w:rPr>
              <w:tab/>
            </w:r>
            <w:r>
              <w:rPr>
                <w:noProof/>
                <w:webHidden/>
              </w:rPr>
              <w:fldChar w:fldCharType="begin"/>
            </w:r>
            <w:r>
              <w:rPr>
                <w:noProof/>
                <w:webHidden/>
              </w:rPr>
              <w:instrText xml:space="preserve"> PAGEREF _Toc225761943 \h </w:instrText>
            </w:r>
            <w:r>
              <w:rPr>
                <w:noProof/>
                <w:webHidden/>
              </w:rPr>
            </w:r>
            <w:r>
              <w:rPr>
                <w:noProof/>
                <w:webHidden/>
              </w:rPr>
              <w:fldChar w:fldCharType="separate"/>
            </w:r>
            <w:r>
              <w:rPr>
                <w:noProof/>
                <w:webHidden/>
              </w:rPr>
              <w:t>44</w:t>
            </w:r>
            <w:r>
              <w:rPr>
                <w:noProof/>
                <w:webHidden/>
              </w:rPr>
              <w:fldChar w:fldCharType="end"/>
            </w:r>
          </w:hyperlink>
        </w:p>
        <w:p w14:paraId="64C1CFA3" w14:textId="5BF1047F"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44" w:history="1">
            <w:r w:rsidRPr="00E63694">
              <w:rPr>
                <w:rStyle w:val="Hipervnculo"/>
                <w:noProof/>
              </w:rPr>
              <w:t>4.5.3.2.1</w:t>
            </w:r>
            <w:r>
              <w:rPr>
                <w:rFonts w:asciiTheme="minorHAnsi" w:eastAsiaTheme="minorEastAsia" w:hAnsiTheme="minorHAnsi" w:cstheme="minorBidi"/>
                <w:noProof/>
                <w:kern w:val="2"/>
                <w:sz w:val="24"/>
                <w:szCs w:val="24"/>
                <w14:ligatures w14:val="standardContextual"/>
              </w:rPr>
              <w:tab/>
            </w:r>
            <w:r w:rsidRPr="00E63694">
              <w:rPr>
                <w:rStyle w:val="Hipervnculo"/>
                <w:noProof/>
              </w:rPr>
              <w:t>Gestión académica y curricular</w:t>
            </w:r>
            <w:r>
              <w:rPr>
                <w:noProof/>
                <w:webHidden/>
              </w:rPr>
              <w:tab/>
            </w:r>
            <w:r>
              <w:rPr>
                <w:noProof/>
                <w:webHidden/>
              </w:rPr>
              <w:fldChar w:fldCharType="begin"/>
            </w:r>
            <w:r>
              <w:rPr>
                <w:noProof/>
                <w:webHidden/>
              </w:rPr>
              <w:instrText xml:space="preserve"> PAGEREF _Toc225761944 \h </w:instrText>
            </w:r>
            <w:r>
              <w:rPr>
                <w:noProof/>
                <w:webHidden/>
              </w:rPr>
            </w:r>
            <w:r>
              <w:rPr>
                <w:noProof/>
                <w:webHidden/>
              </w:rPr>
              <w:fldChar w:fldCharType="separate"/>
            </w:r>
            <w:r>
              <w:rPr>
                <w:noProof/>
                <w:webHidden/>
              </w:rPr>
              <w:t>44</w:t>
            </w:r>
            <w:r>
              <w:rPr>
                <w:noProof/>
                <w:webHidden/>
              </w:rPr>
              <w:fldChar w:fldCharType="end"/>
            </w:r>
          </w:hyperlink>
        </w:p>
        <w:p w14:paraId="7A4796E6" w14:textId="4ED2D8AE"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45" w:history="1">
            <w:r w:rsidRPr="00E63694">
              <w:rPr>
                <w:rStyle w:val="Hipervnculo"/>
                <w:noProof/>
              </w:rPr>
              <w:t>4.5.3.2.2</w:t>
            </w:r>
            <w:r>
              <w:rPr>
                <w:rFonts w:asciiTheme="minorHAnsi" w:eastAsiaTheme="minorEastAsia" w:hAnsiTheme="minorHAnsi" w:cstheme="minorBidi"/>
                <w:noProof/>
                <w:kern w:val="2"/>
                <w:sz w:val="24"/>
                <w:szCs w:val="24"/>
                <w14:ligatures w14:val="standardContextual"/>
              </w:rPr>
              <w:tab/>
            </w:r>
            <w:r w:rsidRPr="00E63694">
              <w:rPr>
                <w:rStyle w:val="Hipervnculo"/>
                <w:noProof/>
              </w:rPr>
              <w:t>Evaluación, diseño e innovación curricular</w:t>
            </w:r>
            <w:r>
              <w:rPr>
                <w:noProof/>
                <w:webHidden/>
              </w:rPr>
              <w:tab/>
            </w:r>
            <w:r>
              <w:rPr>
                <w:noProof/>
                <w:webHidden/>
              </w:rPr>
              <w:fldChar w:fldCharType="begin"/>
            </w:r>
            <w:r>
              <w:rPr>
                <w:noProof/>
                <w:webHidden/>
              </w:rPr>
              <w:instrText xml:space="preserve"> PAGEREF _Toc225761945 \h </w:instrText>
            </w:r>
            <w:r>
              <w:rPr>
                <w:noProof/>
                <w:webHidden/>
              </w:rPr>
            </w:r>
            <w:r>
              <w:rPr>
                <w:noProof/>
                <w:webHidden/>
              </w:rPr>
              <w:fldChar w:fldCharType="separate"/>
            </w:r>
            <w:r>
              <w:rPr>
                <w:noProof/>
                <w:webHidden/>
              </w:rPr>
              <w:t>45</w:t>
            </w:r>
            <w:r>
              <w:rPr>
                <w:noProof/>
                <w:webHidden/>
              </w:rPr>
              <w:fldChar w:fldCharType="end"/>
            </w:r>
          </w:hyperlink>
        </w:p>
        <w:p w14:paraId="2774EAF8" w14:textId="7486F3D7"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46" w:history="1">
            <w:r w:rsidRPr="00E63694">
              <w:rPr>
                <w:rStyle w:val="Hipervnculo"/>
                <w:noProof/>
              </w:rPr>
              <w:t>4.5.3.2.3</w:t>
            </w:r>
            <w:r>
              <w:rPr>
                <w:rFonts w:asciiTheme="minorHAnsi" w:eastAsiaTheme="minorEastAsia" w:hAnsiTheme="minorHAnsi" w:cstheme="minorBidi"/>
                <w:noProof/>
                <w:kern w:val="2"/>
                <w:sz w:val="24"/>
                <w:szCs w:val="24"/>
                <w14:ligatures w14:val="standardContextual"/>
              </w:rPr>
              <w:tab/>
            </w:r>
            <w:r w:rsidRPr="00E63694">
              <w:rPr>
                <w:rStyle w:val="Hipervnculo"/>
                <w:noProof/>
              </w:rPr>
              <w:t>Tendencias y proyecciones para el curriculum universitario del Siglo XXI</w:t>
            </w:r>
            <w:r>
              <w:rPr>
                <w:noProof/>
                <w:webHidden/>
              </w:rPr>
              <w:tab/>
            </w:r>
            <w:r>
              <w:rPr>
                <w:noProof/>
                <w:webHidden/>
              </w:rPr>
              <w:fldChar w:fldCharType="begin"/>
            </w:r>
            <w:r>
              <w:rPr>
                <w:noProof/>
                <w:webHidden/>
              </w:rPr>
              <w:instrText xml:space="preserve"> PAGEREF _Toc225761946 \h </w:instrText>
            </w:r>
            <w:r>
              <w:rPr>
                <w:noProof/>
                <w:webHidden/>
              </w:rPr>
            </w:r>
            <w:r>
              <w:rPr>
                <w:noProof/>
                <w:webHidden/>
              </w:rPr>
              <w:fldChar w:fldCharType="separate"/>
            </w:r>
            <w:r>
              <w:rPr>
                <w:noProof/>
                <w:webHidden/>
              </w:rPr>
              <w:t>46</w:t>
            </w:r>
            <w:r>
              <w:rPr>
                <w:noProof/>
                <w:webHidden/>
              </w:rPr>
              <w:fldChar w:fldCharType="end"/>
            </w:r>
          </w:hyperlink>
        </w:p>
        <w:p w14:paraId="4B66F7D9" w14:textId="1B771F5D" w:rsidR="00970BA6" w:rsidRDefault="00970BA6">
          <w:pPr>
            <w:pStyle w:val="TDC3"/>
            <w:tabs>
              <w:tab w:val="left" w:pos="1200"/>
              <w:tab w:val="right" w:leader="dot" w:pos="8828"/>
            </w:tabs>
            <w:rPr>
              <w:rFonts w:asciiTheme="minorHAnsi" w:eastAsiaTheme="minorEastAsia" w:hAnsiTheme="minorHAnsi" w:cstheme="minorBidi"/>
              <w:noProof/>
              <w:kern w:val="2"/>
              <w:sz w:val="24"/>
              <w:szCs w:val="24"/>
              <w14:ligatures w14:val="standardContextual"/>
            </w:rPr>
          </w:pPr>
          <w:hyperlink w:anchor="_Toc225761947" w:history="1">
            <w:r w:rsidRPr="00E63694">
              <w:rPr>
                <w:rStyle w:val="Hipervnculo"/>
                <w:noProof/>
              </w:rPr>
              <w:t>4.5.4</w:t>
            </w:r>
            <w:r>
              <w:rPr>
                <w:rFonts w:asciiTheme="minorHAnsi" w:eastAsiaTheme="minorEastAsia" w:hAnsiTheme="minorHAnsi" w:cstheme="minorBidi"/>
                <w:noProof/>
                <w:kern w:val="2"/>
                <w:sz w:val="24"/>
                <w:szCs w:val="24"/>
                <w14:ligatures w14:val="standardContextual"/>
              </w:rPr>
              <w:tab/>
            </w:r>
            <w:r w:rsidRPr="00E63694">
              <w:rPr>
                <w:rStyle w:val="Hipervnculo"/>
                <w:noProof/>
              </w:rPr>
              <w:t>Contextos, Recursos y Tecnologías para el Aprendizaje</w:t>
            </w:r>
            <w:r>
              <w:rPr>
                <w:noProof/>
                <w:webHidden/>
              </w:rPr>
              <w:tab/>
            </w:r>
            <w:r>
              <w:rPr>
                <w:noProof/>
                <w:webHidden/>
              </w:rPr>
              <w:fldChar w:fldCharType="begin"/>
            </w:r>
            <w:r>
              <w:rPr>
                <w:noProof/>
                <w:webHidden/>
              </w:rPr>
              <w:instrText xml:space="preserve"> PAGEREF _Toc225761947 \h </w:instrText>
            </w:r>
            <w:r>
              <w:rPr>
                <w:noProof/>
                <w:webHidden/>
              </w:rPr>
            </w:r>
            <w:r>
              <w:rPr>
                <w:noProof/>
                <w:webHidden/>
              </w:rPr>
              <w:fldChar w:fldCharType="separate"/>
            </w:r>
            <w:r>
              <w:rPr>
                <w:noProof/>
                <w:webHidden/>
              </w:rPr>
              <w:t>47</w:t>
            </w:r>
            <w:r>
              <w:rPr>
                <w:noProof/>
                <w:webHidden/>
              </w:rPr>
              <w:fldChar w:fldCharType="end"/>
            </w:r>
          </w:hyperlink>
        </w:p>
        <w:p w14:paraId="483F0BCF" w14:textId="0F7C7AAF"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48" w:history="1">
            <w:r w:rsidRPr="00E63694">
              <w:rPr>
                <w:rStyle w:val="Hipervnculo"/>
                <w:noProof/>
              </w:rPr>
              <w:t>4.5.4.1</w:t>
            </w:r>
            <w:r>
              <w:rPr>
                <w:rFonts w:asciiTheme="minorHAnsi" w:eastAsiaTheme="minorEastAsia" w:hAnsiTheme="minorHAnsi" w:cstheme="minorBidi"/>
                <w:noProof/>
                <w:kern w:val="2"/>
                <w:sz w:val="24"/>
                <w:szCs w:val="24"/>
                <w14:ligatures w14:val="standardContextual"/>
              </w:rPr>
              <w:tab/>
            </w:r>
            <w:r w:rsidRPr="00E63694">
              <w:rPr>
                <w:rStyle w:val="Hipervnculo"/>
                <w:noProof/>
              </w:rPr>
              <w:t>Posicionamiento teórico</w:t>
            </w:r>
            <w:r>
              <w:rPr>
                <w:noProof/>
                <w:webHidden/>
              </w:rPr>
              <w:tab/>
            </w:r>
            <w:r>
              <w:rPr>
                <w:noProof/>
                <w:webHidden/>
              </w:rPr>
              <w:fldChar w:fldCharType="begin"/>
            </w:r>
            <w:r>
              <w:rPr>
                <w:noProof/>
                <w:webHidden/>
              </w:rPr>
              <w:instrText xml:space="preserve"> PAGEREF _Toc225761948 \h </w:instrText>
            </w:r>
            <w:r>
              <w:rPr>
                <w:noProof/>
                <w:webHidden/>
              </w:rPr>
            </w:r>
            <w:r>
              <w:rPr>
                <w:noProof/>
                <w:webHidden/>
              </w:rPr>
              <w:fldChar w:fldCharType="separate"/>
            </w:r>
            <w:r>
              <w:rPr>
                <w:noProof/>
                <w:webHidden/>
              </w:rPr>
              <w:t>48</w:t>
            </w:r>
            <w:r>
              <w:rPr>
                <w:noProof/>
                <w:webHidden/>
              </w:rPr>
              <w:fldChar w:fldCharType="end"/>
            </w:r>
          </w:hyperlink>
        </w:p>
        <w:p w14:paraId="35B4E515" w14:textId="524BBD1F" w:rsidR="00970BA6" w:rsidRDefault="00970BA6">
          <w:pPr>
            <w:pStyle w:val="TDC4"/>
            <w:tabs>
              <w:tab w:val="left" w:pos="1680"/>
              <w:tab w:val="right" w:leader="dot" w:pos="8828"/>
            </w:tabs>
            <w:rPr>
              <w:rFonts w:asciiTheme="minorHAnsi" w:eastAsiaTheme="minorEastAsia" w:hAnsiTheme="minorHAnsi" w:cstheme="minorBidi"/>
              <w:noProof/>
              <w:kern w:val="2"/>
              <w:sz w:val="24"/>
              <w:szCs w:val="24"/>
              <w14:ligatures w14:val="standardContextual"/>
            </w:rPr>
          </w:pPr>
          <w:hyperlink w:anchor="_Toc225761949" w:history="1">
            <w:r w:rsidRPr="00E63694">
              <w:rPr>
                <w:rStyle w:val="Hipervnculo"/>
                <w:noProof/>
              </w:rPr>
              <w:t>4.5.4.2</w:t>
            </w:r>
            <w:r>
              <w:rPr>
                <w:rFonts w:asciiTheme="minorHAnsi" w:eastAsiaTheme="minorEastAsia" w:hAnsiTheme="minorHAnsi" w:cstheme="minorBidi"/>
                <w:noProof/>
                <w:kern w:val="2"/>
                <w:sz w:val="24"/>
                <w:szCs w:val="24"/>
                <w14:ligatures w14:val="standardContextual"/>
              </w:rPr>
              <w:tab/>
            </w:r>
            <w:r w:rsidRPr="00E63694">
              <w:rPr>
                <w:rStyle w:val="Hipervnculo"/>
                <w:noProof/>
              </w:rPr>
              <w:t>Propuestas y orientaciones para la implementación</w:t>
            </w:r>
            <w:r>
              <w:rPr>
                <w:noProof/>
                <w:webHidden/>
              </w:rPr>
              <w:tab/>
            </w:r>
            <w:r>
              <w:rPr>
                <w:noProof/>
                <w:webHidden/>
              </w:rPr>
              <w:fldChar w:fldCharType="begin"/>
            </w:r>
            <w:r>
              <w:rPr>
                <w:noProof/>
                <w:webHidden/>
              </w:rPr>
              <w:instrText xml:space="preserve"> PAGEREF _Toc225761949 \h </w:instrText>
            </w:r>
            <w:r>
              <w:rPr>
                <w:noProof/>
                <w:webHidden/>
              </w:rPr>
            </w:r>
            <w:r>
              <w:rPr>
                <w:noProof/>
                <w:webHidden/>
              </w:rPr>
              <w:fldChar w:fldCharType="separate"/>
            </w:r>
            <w:r>
              <w:rPr>
                <w:noProof/>
                <w:webHidden/>
              </w:rPr>
              <w:t>48</w:t>
            </w:r>
            <w:r>
              <w:rPr>
                <w:noProof/>
                <w:webHidden/>
              </w:rPr>
              <w:fldChar w:fldCharType="end"/>
            </w:r>
          </w:hyperlink>
        </w:p>
        <w:p w14:paraId="77C52B25" w14:textId="1479FCCB"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0" w:history="1">
            <w:r w:rsidRPr="00E63694">
              <w:rPr>
                <w:rStyle w:val="Hipervnculo"/>
                <w:noProof/>
              </w:rPr>
              <w:t>4.5.4.2.1</w:t>
            </w:r>
            <w:r>
              <w:rPr>
                <w:rFonts w:asciiTheme="minorHAnsi" w:eastAsiaTheme="minorEastAsia" w:hAnsiTheme="minorHAnsi" w:cstheme="minorBidi"/>
                <w:noProof/>
                <w:kern w:val="2"/>
                <w:sz w:val="24"/>
                <w:szCs w:val="24"/>
                <w14:ligatures w14:val="standardContextual"/>
              </w:rPr>
              <w:tab/>
            </w:r>
            <w:r w:rsidRPr="00E63694">
              <w:rPr>
                <w:rStyle w:val="Hipervnculo"/>
                <w:noProof/>
              </w:rPr>
              <w:t>Desarrollo de Contextos Auténticos de Aprendizaje</w:t>
            </w:r>
            <w:r>
              <w:rPr>
                <w:noProof/>
                <w:webHidden/>
              </w:rPr>
              <w:tab/>
            </w:r>
            <w:r>
              <w:rPr>
                <w:noProof/>
                <w:webHidden/>
              </w:rPr>
              <w:fldChar w:fldCharType="begin"/>
            </w:r>
            <w:r>
              <w:rPr>
                <w:noProof/>
                <w:webHidden/>
              </w:rPr>
              <w:instrText xml:space="preserve"> PAGEREF _Toc225761950 \h </w:instrText>
            </w:r>
            <w:r>
              <w:rPr>
                <w:noProof/>
                <w:webHidden/>
              </w:rPr>
            </w:r>
            <w:r>
              <w:rPr>
                <w:noProof/>
                <w:webHidden/>
              </w:rPr>
              <w:fldChar w:fldCharType="separate"/>
            </w:r>
            <w:r>
              <w:rPr>
                <w:noProof/>
                <w:webHidden/>
              </w:rPr>
              <w:t>49</w:t>
            </w:r>
            <w:r>
              <w:rPr>
                <w:noProof/>
                <w:webHidden/>
              </w:rPr>
              <w:fldChar w:fldCharType="end"/>
            </w:r>
          </w:hyperlink>
        </w:p>
        <w:p w14:paraId="62152672" w14:textId="077CF7C3"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1" w:history="1">
            <w:r w:rsidRPr="00E63694">
              <w:rPr>
                <w:rStyle w:val="Hipervnculo"/>
                <w:noProof/>
              </w:rPr>
              <w:t>4.5.4.2.2</w:t>
            </w:r>
            <w:r>
              <w:rPr>
                <w:rFonts w:asciiTheme="minorHAnsi" w:eastAsiaTheme="minorEastAsia" w:hAnsiTheme="minorHAnsi" w:cstheme="minorBidi"/>
                <w:noProof/>
                <w:kern w:val="2"/>
                <w:sz w:val="24"/>
                <w:szCs w:val="24"/>
                <w14:ligatures w14:val="standardContextual"/>
              </w:rPr>
              <w:tab/>
            </w:r>
            <w:r w:rsidRPr="00E63694">
              <w:rPr>
                <w:rStyle w:val="Hipervnculo"/>
                <w:noProof/>
              </w:rPr>
              <w:t>Consolidación de un entorno territorial sustentable y sostenible del quehacer institucional</w:t>
            </w:r>
            <w:r>
              <w:rPr>
                <w:noProof/>
                <w:webHidden/>
              </w:rPr>
              <w:tab/>
            </w:r>
            <w:r>
              <w:rPr>
                <w:noProof/>
                <w:webHidden/>
              </w:rPr>
              <w:fldChar w:fldCharType="begin"/>
            </w:r>
            <w:r>
              <w:rPr>
                <w:noProof/>
                <w:webHidden/>
              </w:rPr>
              <w:instrText xml:space="preserve"> PAGEREF _Toc225761951 \h </w:instrText>
            </w:r>
            <w:r>
              <w:rPr>
                <w:noProof/>
                <w:webHidden/>
              </w:rPr>
            </w:r>
            <w:r>
              <w:rPr>
                <w:noProof/>
                <w:webHidden/>
              </w:rPr>
              <w:fldChar w:fldCharType="separate"/>
            </w:r>
            <w:r>
              <w:rPr>
                <w:noProof/>
                <w:webHidden/>
              </w:rPr>
              <w:t>49</w:t>
            </w:r>
            <w:r>
              <w:rPr>
                <w:noProof/>
                <w:webHidden/>
              </w:rPr>
              <w:fldChar w:fldCharType="end"/>
            </w:r>
          </w:hyperlink>
        </w:p>
        <w:p w14:paraId="6070D4EE" w14:textId="1EB7E165"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2" w:history="1">
            <w:r w:rsidRPr="00E63694">
              <w:rPr>
                <w:rStyle w:val="Hipervnculo"/>
                <w:noProof/>
              </w:rPr>
              <w:t>4.5.4.2.3</w:t>
            </w:r>
            <w:r>
              <w:rPr>
                <w:rFonts w:asciiTheme="minorHAnsi" w:eastAsiaTheme="minorEastAsia" w:hAnsiTheme="minorHAnsi" w:cstheme="minorBidi"/>
                <w:noProof/>
                <w:kern w:val="2"/>
                <w:sz w:val="24"/>
                <w:szCs w:val="24"/>
                <w14:ligatures w14:val="standardContextual"/>
              </w:rPr>
              <w:tab/>
            </w:r>
            <w:r w:rsidRPr="00E63694">
              <w:rPr>
                <w:rStyle w:val="Hipervnculo"/>
                <w:noProof/>
              </w:rPr>
              <w:t>Ecosistema articulado entre el espacio físico y virtual</w:t>
            </w:r>
            <w:r>
              <w:rPr>
                <w:noProof/>
                <w:webHidden/>
              </w:rPr>
              <w:tab/>
            </w:r>
            <w:r>
              <w:rPr>
                <w:noProof/>
                <w:webHidden/>
              </w:rPr>
              <w:fldChar w:fldCharType="begin"/>
            </w:r>
            <w:r>
              <w:rPr>
                <w:noProof/>
                <w:webHidden/>
              </w:rPr>
              <w:instrText xml:space="preserve"> PAGEREF _Toc225761952 \h </w:instrText>
            </w:r>
            <w:r>
              <w:rPr>
                <w:noProof/>
                <w:webHidden/>
              </w:rPr>
            </w:r>
            <w:r>
              <w:rPr>
                <w:noProof/>
                <w:webHidden/>
              </w:rPr>
              <w:fldChar w:fldCharType="separate"/>
            </w:r>
            <w:r>
              <w:rPr>
                <w:noProof/>
                <w:webHidden/>
              </w:rPr>
              <w:t>50</w:t>
            </w:r>
            <w:r>
              <w:rPr>
                <w:noProof/>
                <w:webHidden/>
              </w:rPr>
              <w:fldChar w:fldCharType="end"/>
            </w:r>
          </w:hyperlink>
        </w:p>
        <w:p w14:paraId="63A58F6B" w14:textId="54CCA627"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3" w:history="1">
            <w:r w:rsidRPr="00E63694">
              <w:rPr>
                <w:rStyle w:val="Hipervnculo"/>
                <w:noProof/>
              </w:rPr>
              <w:t>4.5.4.2.4</w:t>
            </w:r>
            <w:r>
              <w:rPr>
                <w:rFonts w:asciiTheme="minorHAnsi" w:eastAsiaTheme="minorEastAsia" w:hAnsiTheme="minorHAnsi" w:cstheme="minorBidi"/>
                <w:noProof/>
                <w:kern w:val="2"/>
                <w:sz w:val="24"/>
                <w:szCs w:val="24"/>
                <w14:ligatures w14:val="standardContextual"/>
              </w:rPr>
              <w:tab/>
            </w:r>
            <w:r w:rsidRPr="00E63694">
              <w:rPr>
                <w:rStyle w:val="Hipervnculo"/>
                <w:noProof/>
              </w:rPr>
              <w:t>Desarrollo de recursos digitales abiertos y certificables</w:t>
            </w:r>
            <w:r>
              <w:rPr>
                <w:noProof/>
                <w:webHidden/>
              </w:rPr>
              <w:tab/>
            </w:r>
            <w:r>
              <w:rPr>
                <w:noProof/>
                <w:webHidden/>
              </w:rPr>
              <w:fldChar w:fldCharType="begin"/>
            </w:r>
            <w:r>
              <w:rPr>
                <w:noProof/>
                <w:webHidden/>
              </w:rPr>
              <w:instrText xml:space="preserve"> PAGEREF _Toc225761953 \h </w:instrText>
            </w:r>
            <w:r>
              <w:rPr>
                <w:noProof/>
                <w:webHidden/>
              </w:rPr>
            </w:r>
            <w:r>
              <w:rPr>
                <w:noProof/>
                <w:webHidden/>
              </w:rPr>
              <w:fldChar w:fldCharType="separate"/>
            </w:r>
            <w:r>
              <w:rPr>
                <w:noProof/>
                <w:webHidden/>
              </w:rPr>
              <w:t>51</w:t>
            </w:r>
            <w:r>
              <w:rPr>
                <w:noProof/>
                <w:webHidden/>
              </w:rPr>
              <w:fldChar w:fldCharType="end"/>
            </w:r>
          </w:hyperlink>
        </w:p>
        <w:p w14:paraId="617BD75B" w14:textId="3FAAB9EE"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4" w:history="1">
            <w:r w:rsidRPr="00E63694">
              <w:rPr>
                <w:rStyle w:val="Hipervnculo"/>
                <w:noProof/>
              </w:rPr>
              <w:t>4.5.4.2.5</w:t>
            </w:r>
            <w:r>
              <w:rPr>
                <w:rFonts w:asciiTheme="minorHAnsi" w:eastAsiaTheme="minorEastAsia" w:hAnsiTheme="minorHAnsi" w:cstheme="minorBidi"/>
                <w:noProof/>
                <w:kern w:val="2"/>
                <w:sz w:val="24"/>
                <w:szCs w:val="24"/>
                <w14:ligatures w14:val="standardContextual"/>
              </w:rPr>
              <w:tab/>
            </w:r>
            <w:r w:rsidRPr="00E63694">
              <w:rPr>
                <w:rStyle w:val="Hipervnculo"/>
                <w:noProof/>
              </w:rPr>
              <w:t>Accesibilidad y Equidad en el Acceso</w:t>
            </w:r>
            <w:r>
              <w:rPr>
                <w:noProof/>
                <w:webHidden/>
              </w:rPr>
              <w:tab/>
            </w:r>
            <w:r>
              <w:rPr>
                <w:noProof/>
                <w:webHidden/>
              </w:rPr>
              <w:fldChar w:fldCharType="begin"/>
            </w:r>
            <w:r>
              <w:rPr>
                <w:noProof/>
                <w:webHidden/>
              </w:rPr>
              <w:instrText xml:space="preserve"> PAGEREF _Toc225761954 \h </w:instrText>
            </w:r>
            <w:r>
              <w:rPr>
                <w:noProof/>
                <w:webHidden/>
              </w:rPr>
            </w:r>
            <w:r>
              <w:rPr>
                <w:noProof/>
                <w:webHidden/>
              </w:rPr>
              <w:fldChar w:fldCharType="separate"/>
            </w:r>
            <w:r>
              <w:rPr>
                <w:noProof/>
                <w:webHidden/>
              </w:rPr>
              <w:t>51</w:t>
            </w:r>
            <w:r>
              <w:rPr>
                <w:noProof/>
                <w:webHidden/>
              </w:rPr>
              <w:fldChar w:fldCharType="end"/>
            </w:r>
          </w:hyperlink>
        </w:p>
        <w:p w14:paraId="6701B5F1" w14:textId="3C3024D2"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5" w:history="1">
            <w:r w:rsidRPr="00E63694">
              <w:rPr>
                <w:rStyle w:val="Hipervnculo"/>
                <w:noProof/>
              </w:rPr>
              <w:t>4.5.4.2.6</w:t>
            </w:r>
            <w:r>
              <w:rPr>
                <w:rFonts w:asciiTheme="minorHAnsi" w:eastAsiaTheme="minorEastAsia" w:hAnsiTheme="minorHAnsi" w:cstheme="minorBidi"/>
                <w:noProof/>
                <w:kern w:val="2"/>
                <w:sz w:val="24"/>
                <w:szCs w:val="24"/>
                <w14:ligatures w14:val="standardContextual"/>
              </w:rPr>
              <w:tab/>
            </w:r>
            <w:r w:rsidRPr="00E63694">
              <w:rPr>
                <w:rStyle w:val="Hipervnculo"/>
                <w:noProof/>
              </w:rPr>
              <w:t>Articulación de la investigación con los entornos virtuales y recursos digitales</w:t>
            </w:r>
            <w:r>
              <w:rPr>
                <w:noProof/>
                <w:webHidden/>
              </w:rPr>
              <w:tab/>
            </w:r>
            <w:r>
              <w:rPr>
                <w:noProof/>
                <w:webHidden/>
              </w:rPr>
              <w:fldChar w:fldCharType="begin"/>
            </w:r>
            <w:r>
              <w:rPr>
                <w:noProof/>
                <w:webHidden/>
              </w:rPr>
              <w:instrText xml:space="preserve"> PAGEREF _Toc225761955 \h </w:instrText>
            </w:r>
            <w:r>
              <w:rPr>
                <w:noProof/>
                <w:webHidden/>
              </w:rPr>
            </w:r>
            <w:r>
              <w:rPr>
                <w:noProof/>
                <w:webHidden/>
              </w:rPr>
              <w:fldChar w:fldCharType="separate"/>
            </w:r>
            <w:r>
              <w:rPr>
                <w:noProof/>
                <w:webHidden/>
              </w:rPr>
              <w:t>52</w:t>
            </w:r>
            <w:r>
              <w:rPr>
                <w:noProof/>
                <w:webHidden/>
              </w:rPr>
              <w:fldChar w:fldCharType="end"/>
            </w:r>
          </w:hyperlink>
        </w:p>
        <w:p w14:paraId="47ADD05E" w14:textId="35422279" w:rsidR="00970BA6" w:rsidRDefault="00970BA6">
          <w:pPr>
            <w:pStyle w:val="TDC5"/>
            <w:tabs>
              <w:tab w:val="left" w:pos="1959"/>
              <w:tab w:val="right" w:leader="dot" w:pos="8828"/>
            </w:tabs>
            <w:rPr>
              <w:rFonts w:asciiTheme="minorHAnsi" w:eastAsiaTheme="minorEastAsia" w:hAnsiTheme="minorHAnsi" w:cstheme="minorBidi"/>
              <w:noProof/>
              <w:kern w:val="2"/>
              <w:sz w:val="24"/>
              <w:szCs w:val="24"/>
              <w14:ligatures w14:val="standardContextual"/>
            </w:rPr>
          </w:pPr>
          <w:hyperlink w:anchor="_Toc225761956" w:history="1">
            <w:r w:rsidRPr="00E63694">
              <w:rPr>
                <w:rStyle w:val="Hipervnculo"/>
                <w:noProof/>
              </w:rPr>
              <w:t>4.5.4.2.7</w:t>
            </w:r>
            <w:r>
              <w:rPr>
                <w:rFonts w:asciiTheme="minorHAnsi" w:eastAsiaTheme="minorEastAsia" w:hAnsiTheme="minorHAnsi" w:cstheme="minorBidi"/>
                <w:noProof/>
                <w:kern w:val="2"/>
                <w:sz w:val="24"/>
                <w:szCs w:val="24"/>
                <w14:ligatures w14:val="standardContextual"/>
              </w:rPr>
              <w:tab/>
            </w:r>
            <w:r w:rsidRPr="00E63694">
              <w:rPr>
                <w:rStyle w:val="Hipervnculo"/>
                <w:noProof/>
              </w:rPr>
              <w:t>Integración de la Inteligencia Artificial en el Modelo Educativo Institucional</w:t>
            </w:r>
            <w:r>
              <w:rPr>
                <w:noProof/>
                <w:webHidden/>
              </w:rPr>
              <w:tab/>
            </w:r>
            <w:r>
              <w:rPr>
                <w:noProof/>
                <w:webHidden/>
              </w:rPr>
              <w:fldChar w:fldCharType="begin"/>
            </w:r>
            <w:r>
              <w:rPr>
                <w:noProof/>
                <w:webHidden/>
              </w:rPr>
              <w:instrText xml:space="preserve"> PAGEREF _Toc225761956 \h </w:instrText>
            </w:r>
            <w:r>
              <w:rPr>
                <w:noProof/>
                <w:webHidden/>
              </w:rPr>
            </w:r>
            <w:r>
              <w:rPr>
                <w:noProof/>
                <w:webHidden/>
              </w:rPr>
              <w:fldChar w:fldCharType="separate"/>
            </w:r>
            <w:r>
              <w:rPr>
                <w:noProof/>
                <w:webHidden/>
              </w:rPr>
              <w:t>52</w:t>
            </w:r>
            <w:r>
              <w:rPr>
                <w:noProof/>
                <w:webHidden/>
              </w:rPr>
              <w:fldChar w:fldCharType="end"/>
            </w:r>
          </w:hyperlink>
        </w:p>
        <w:p w14:paraId="721F7C9D" w14:textId="107047E3" w:rsidR="00970BA6" w:rsidRDefault="00970BA6">
          <w:pPr>
            <w:pStyle w:val="TDC1"/>
            <w:rPr>
              <w:rFonts w:asciiTheme="minorHAnsi" w:eastAsiaTheme="minorEastAsia" w:hAnsiTheme="minorHAnsi" w:cstheme="minorBidi"/>
              <w:noProof/>
              <w:kern w:val="2"/>
              <w:sz w:val="24"/>
              <w:szCs w:val="24"/>
              <w14:ligatures w14:val="standardContextual"/>
            </w:rPr>
          </w:pPr>
          <w:hyperlink w:anchor="_Toc225761957" w:history="1">
            <w:r w:rsidRPr="00E63694">
              <w:rPr>
                <w:rStyle w:val="Hipervnculo"/>
                <w:noProof/>
              </w:rPr>
              <w:t>5</w:t>
            </w:r>
            <w:r>
              <w:rPr>
                <w:rFonts w:asciiTheme="minorHAnsi" w:eastAsiaTheme="minorEastAsia" w:hAnsiTheme="minorHAnsi" w:cstheme="minorBidi"/>
                <w:noProof/>
                <w:kern w:val="2"/>
                <w:sz w:val="24"/>
                <w:szCs w:val="24"/>
                <w14:ligatures w14:val="standardContextual"/>
              </w:rPr>
              <w:tab/>
            </w:r>
            <w:r w:rsidRPr="00E63694">
              <w:rPr>
                <w:rStyle w:val="Hipervnculo"/>
                <w:noProof/>
              </w:rPr>
              <w:t>Relación entre el Modelo Educativo Institucional y Plan de Desarrollo Institucional</w:t>
            </w:r>
            <w:r>
              <w:rPr>
                <w:noProof/>
                <w:webHidden/>
              </w:rPr>
              <w:tab/>
            </w:r>
            <w:r>
              <w:rPr>
                <w:noProof/>
                <w:webHidden/>
              </w:rPr>
              <w:fldChar w:fldCharType="begin"/>
            </w:r>
            <w:r>
              <w:rPr>
                <w:noProof/>
                <w:webHidden/>
              </w:rPr>
              <w:instrText xml:space="preserve"> PAGEREF _Toc225761957 \h </w:instrText>
            </w:r>
            <w:r>
              <w:rPr>
                <w:noProof/>
                <w:webHidden/>
              </w:rPr>
            </w:r>
            <w:r>
              <w:rPr>
                <w:noProof/>
                <w:webHidden/>
              </w:rPr>
              <w:fldChar w:fldCharType="separate"/>
            </w:r>
            <w:r>
              <w:rPr>
                <w:noProof/>
                <w:webHidden/>
              </w:rPr>
              <w:t>54</w:t>
            </w:r>
            <w:r>
              <w:rPr>
                <w:noProof/>
                <w:webHidden/>
              </w:rPr>
              <w:fldChar w:fldCharType="end"/>
            </w:r>
          </w:hyperlink>
        </w:p>
        <w:p w14:paraId="3CFC8467" w14:textId="3327C3B8" w:rsidR="00970BA6" w:rsidRDefault="00970BA6">
          <w:pPr>
            <w:pStyle w:val="TDC1"/>
            <w:rPr>
              <w:rFonts w:asciiTheme="minorHAnsi" w:eastAsiaTheme="minorEastAsia" w:hAnsiTheme="minorHAnsi" w:cstheme="minorBidi"/>
              <w:noProof/>
              <w:kern w:val="2"/>
              <w:sz w:val="24"/>
              <w:szCs w:val="24"/>
              <w14:ligatures w14:val="standardContextual"/>
            </w:rPr>
          </w:pPr>
          <w:hyperlink w:anchor="_Toc225761958" w:history="1">
            <w:r w:rsidRPr="00E63694">
              <w:rPr>
                <w:rStyle w:val="Hipervnculo"/>
                <w:noProof/>
              </w:rPr>
              <w:t>6</w:t>
            </w:r>
            <w:r>
              <w:rPr>
                <w:rFonts w:asciiTheme="minorHAnsi" w:eastAsiaTheme="minorEastAsia" w:hAnsiTheme="minorHAnsi" w:cstheme="minorBidi"/>
                <w:noProof/>
                <w:kern w:val="2"/>
                <w:sz w:val="24"/>
                <w:szCs w:val="24"/>
                <w14:ligatures w14:val="standardContextual"/>
              </w:rPr>
              <w:tab/>
            </w:r>
            <w:r w:rsidRPr="00E63694">
              <w:rPr>
                <w:rStyle w:val="Hipervnculo"/>
                <w:noProof/>
              </w:rPr>
              <w:t>Referencias</w:t>
            </w:r>
            <w:r>
              <w:rPr>
                <w:noProof/>
                <w:webHidden/>
              </w:rPr>
              <w:tab/>
            </w:r>
            <w:r>
              <w:rPr>
                <w:noProof/>
                <w:webHidden/>
              </w:rPr>
              <w:fldChar w:fldCharType="begin"/>
            </w:r>
            <w:r>
              <w:rPr>
                <w:noProof/>
                <w:webHidden/>
              </w:rPr>
              <w:instrText xml:space="preserve"> PAGEREF _Toc225761958 \h </w:instrText>
            </w:r>
            <w:r>
              <w:rPr>
                <w:noProof/>
                <w:webHidden/>
              </w:rPr>
            </w:r>
            <w:r>
              <w:rPr>
                <w:noProof/>
                <w:webHidden/>
              </w:rPr>
              <w:fldChar w:fldCharType="separate"/>
            </w:r>
            <w:r>
              <w:rPr>
                <w:noProof/>
                <w:webHidden/>
              </w:rPr>
              <w:t>56</w:t>
            </w:r>
            <w:r>
              <w:rPr>
                <w:noProof/>
                <w:webHidden/>
              </w:rPr>
              <w:fldChar w:fldCharType="end"/>
            </w:r>
          </w:hyperlink>
        </w:p>
        <w:p w14:paraId="2EF9E8B6" w14:textId="3E703684" w:rsidR="00531E06" w:rsidRPr="004E4775" w:rsidRDefault="008D3184">
          <w:r>
            <w:fldChar w:fldCharType="end"/>
          </w:r>
        </w:p>
      </w:sdtContent>
    </w:sdt>
    <w:p w14:paraId="47D79AB7" w14:textId="77777777" w:rsidR="00430F5A" w:rsidRDefault="00430F5A">
      <w:pPr>
        <w:pStyle w:val="Tabladeilustraciones"/>
        <w:tabs>
          <w:tab w:val="right" w:leader="dot" w:pos="8828"/>
        </w:tabs>
      </w:pPr>
      <w:bookmarkStart w:id="0" w:name="_heading=h.7o2ntpglopso" w:colFirst="0" w:colLast="0"/>
      <w:bookmarkEnd w:id="0"/>
    </w:p>
    <w:p w14:paraId="71293027" w14:textId="77777777" w:rsidR="00430F5A" w:rsidRDefault="00430F5A">
      <w:pPr>
        <w:pStyle w:val="Tabladeilustraciones"/>
        <w:tabs>
          <w:tab w:val="right" w:leader="dot" w:pos="8828"/>
        </w:tabs>
      </w:pPr>
    </w:p>
    <w:p w14:paraId="4CD8ECB5" w14:textId="341E8FC2" w:rsidR="00430F5A" w:rsidRDefault="00430F5A">
      <w:pPr>
        <w:pStyle w:val="Tabladeilustraciones"/>
        <w:tabs>
          <w:tab w:val="right" w:leader="dot" w:pos="8828"/>
        </w:tabs>
      </w:pPr>
      <w:r>
        <w:t xml:space="preserve">Índice de Ilustraciones </w:t>
      </w:r>
    </w:p>
    <w:p w14:paraId="44C24F85" w14:textId="77777777" w:rsidR="00430F5A" w:rsidRPr="00430F5A" w:rsidRDefault="00430F5A" w:rsidP="00430F5A"/>
    <w:p w14:paraId="1EA12421" w14:textId="00D62BAE" w:rsidR="00970BA6" w:rsidRDefault="00430F5A">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\c "Ilustración" </w:instrText>
      </w:r>
      <w:r>
        <w:fldChar w:fldCharType="separate"/>
      </w:r>
      <w:hyperlink w:anchor="_Toc225762010" w:history="1">
        <w:r w:rsidR="00970BA6" w:rsidRPr="00264EBE">
          <w:rPr>
            <w:rStyle w:val="Hipervnculo"/>
            <w:noProof/>
          </w:rPr>
          <w:t>Ilustración 1. Desafíos del proceso de actualización del Modelo Educativo Institucional</w:t>
        </w:r>
        <w:r w:rsidR="00970BA6">
          <w:rPr>
            <w:noProof/>
            <w:webHidden/>
          </w:rPr>
          <w:tab/>
        </w:r>
        <w:r w:rsidR="00970BA6">
          <w:rPr>
            <w:noProof/>
            <w:webHidden/>
          </w:rPr>
          <w:fldChar w:fldCharType="begin"/>
        </w:r>
        <w:r w:rsidR="00970BA6">
          <w:rPr>
            <w:noProof/>
            <w:webHidden/>
          </w:rPr>
          <w:instrText xml:space="preserve"> PAGEREF _Toc225762010 \h </w:instrText>
        </w:r>
        <w:r w:rsidR="00970BA6">
          <w:rPr>
            <w:noProof/>
            <w:webHidden/>
          </w:rPr>
        </w:r>
        <w:r w:rsidR="00970BA6">
          <w:rPr>
            <w:noProof/>
            <w:webHidden/>
          </w:rPr>
          <w:fldChar w:fldCharType="separate"/>
        </w:r>
        <w:r w:rsidR="00970BA6">
          <w:rPr>
            <w:noProof/>
            <w:webHidden/>
          </w:rPr>
          <w:t>5</w:t>
        </w:r>
        <w:r w:rsidR="00970BA6">
          <w:rPr>
            <w:noProof/>
            <w:webHidden/>
          </w:rPr>
          <w:fldChar w:fldCharType="end"/>
        </w:r>
      </w:hyperlink>
    </w:p>
    <w:p w14:paraId="26F3BD23" w14:textId="16CF685C"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1" w:history="1">
        <w:r w:rsidRPr="00264EBE">
          <w:rPr>
            <w:rStyle w:val="Hipervnculo"/>
            <w:noProof/>
          </w:rPr>
          <w:t>Ilustración 2. Gobernanza del Proceso de Actualización del MEI</w:t>
        </w:r>
        <w:r>
          <w:rPr>
            <w:noProof/>
            <w:webHidden/>
          </w:rPr>
          <w:tab/>
        </w:r>
        <w:r>
          <w:rPr>
            <w:noProof/>
            <w:webHidden/>
          </w:rPr>
          <w:fldChar w:fldCharType="begin"/>
        </w:r>
        <w:r>
          <w:rPr>
            <w:noProof/>
            <w:webHidden/>
          </w:rPr>
          <w:instrText xml:space="preserve"> PAGEREF _Toc225762011 \h </w:instrText>
        </w:r>
        <w:r>
          <w:rPr>
            <w:noProof/>
            <w:webHidden/>
          </w:rPr>
        </w:r>
        <w:r>
          <w:rPr>
            <w:noProof/>
            <w:webHidden/>
          </w:rPr>
          <w:fldChar w:fldCharType="separate"/>
        </w:r>
        <w:r>
          <w:rPr>
            <w:noProof/>
            <w:webHidden/>
          </w:rPr>
          <w:t>6</w:t>
        </w:r>
        <w:r>
          <w:rPr>
            <w:noProof/>
            <w:webHidden/>
          </w:rPr>
          <w:fldChar w:fldCharType="end"/>
        </w:r>
      </w:hyperlink>
    </w:p>
    <w:p w14:paraId="6FABB590" w14:textId="059B8D5A"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2" w:history="1">
        <w:r w:rsidRPr="00264EBE">
          <w:rPr>
            <w:rStyle w:val="Hipervnculo"/>
            <w:noProof/>
          </w:rPr>
          <w:t>Ilustración 3. Etapas del proceso de actualización</w:t>
        </w:r>
        <w:r>
          <w:rPr>
            <w:noProof/>
            <w:webHidden/>
          </w:rPr>
          <w:tab/>
        </w:r>
        <w:r>
          <w:rPr>
            <w:noProof/>
            <w:webHidden/>
          </w:rPr>
          <w:fldChar w:fldCharType="begin"/>
        </w:r>
        <w:r>
          <w:rPr>
            <w:noProof/>
            <w:webHidden/>
          </w:rPr>
          <w:instrText xml:space="preserve"> PAGEREF _Toc225762012 \h </w:instrText>
        </w:r>
        <w:r>
          <w:rPr>
            <w:noProof/>
            <w:webHidden/>
          </w:rPr>
        </w:r>
        <w:r>
          <w:rPr>
            <w:noProof/>
            <w:webHidden/>
          </w:rPr>
          <w:fldChar w:fldCharType="separate"/>
        </w:r>
        <w:r>
          <w:rPr>
            <w:noProof/>
            <w:webHidden/>
          </w:rPr>
          <w:t>7</w:t>
        </w:r>
        <w:r>
          <w:rPr>
            <w:noProof/>
            <w:webHidden/>
          </w:rPr>
          <w:fldChar w:fldCharType="end"/>
        </w:r>
      </w:hyperlink>
    </w:p>
    <w:p w14:paraId="29614AF4" w14:textId="47FE7E13"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3" w:history="1">
        <w:r w:rsidRPr="00264EBE">
          <w:rPr>
            <w:rStyle w:val="Hipervnculo"/>
            <w:noProof/>
          </w:rPr>
          <w:t>Ilustración 4. Metodología y procedimientos para la fase diagnóstica</w:t>
        </w:r>
        <w:r>
          <w:rPr>
            <w:noProof/>
            <w:webHidden/>
          </w:rPr>
          <w:tab/>
        </w:r>
        <w:r>
          <w:rPr>
            <w:noProof/>
            <w:webHidden/>
          </w:rPr>
          <w:fldChar w:fldCharType="begin"/>
        </w:r>
        <w:r>
          <w:rPr>
            <w:noProof/>
            <w:webHidden/>
          </w:rPr>
          <w:instrText xml:space="preserve"> PAGEREF _Toc225762013 \h </w:instrText>
        </w:r>
        <w:r>
          <w:rPr>
            <w:noProof/>
            <w:webHidden/>
          </w:rPr>
        </w:r>
        <w:r>
          <w:rPr>
            <w:noProof/>
            <w:webHidden/>
          </w:rPr>
          <w:fldChar w:fldCharType="separate"/>
        </w:r>
        <w:r>
          <w:rPr>
            <w:noProof/>
            <w:webHidden/>
          </w:rPr>
          <w:t>8</w:t>
        </w:r>
        <w:r>
          <w:rPr>
            <w:noProof/>
            <w:webHidden/>
          </w:rPr>
          <w:fldChar w:fldCharType="end"/>
        </w:r>
      </w:hyperlink>
    </w:p>
    <w:p w14:paraId="14852D03" w14:textId="3028824F"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4" w:history="1">
        <w:r w:rsidRPr="00264EBE">
          <w:rPr>
            <w:rStyle w:val="Hipervnculo"/>
            <w:noProof/>
          </w:rPr>
          <w:t>Ilustración 5. Participación en la fase diagnóstica</w:t>
        </w:r>
        <w:r>
          <w:rPr>
            <w:noProof/>
            <w:webHidden/>
          </w:rPr>
          <w:tab/>
        </w:r>
        <w:r>
          <w:rPr>
            <w:noProof/>
            <w:webHidden/>
          </w:rPr>
          <w:fldChar w:fldCharType="begin"/>
        </w:r>
        <w:r>
          <w:rPr>
            <w:noProof/>
            <w:webHidden/>
          </w:rPr>
          <w:instrText xml:space="preserve"> PAGEREF _Toc225762014 \h </w:instrText>
        </w:r>
        <w:r>
          <w:rPr>
            <w:noProof/>
            <w:webHidden/>
          </w:rPr>
        </w:r>
        <w:r>
          <w:rPr>
            <w:noProof/>
            <w:webHidden/>
          </w:rPr>
          <w:fldChar w:fldCharType="separate"/>
        </w:r>
        <w:r>
          <w:rPr>
            <w:noProof/>
            <w:webHidden/>
          </w:rPr>
          <w:t>8</w:t>
        </w:r>
        <w:r>
          <w:rPr>
            <w:noProof/>
            <w:webHidden/>
          </w:rPr>
          <w:fldChar w:fldCharType="end"/>
        </w:r>
      </w:hyperlink>
    </w:p>
    <w:p w14:paraId="541C92AC" w14:textId="5115F7EB"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5" w:history="1">
        <w:r w:rsidRPr="00264EBE">
          <w:rPr>
            <w:rStyle w:val="Hipervnculo"/>
            <w:noProof/>
          </w:rPr>
          <w:t>Ilustración 6. Desde el diagnóstico a la estructura del MEI actualizado</w:t>
        </w:r>
        <w:r>
          <w:rPr>
            <w:noProof/>
            <w:webHidden/>
          </w:rPr>
          <w:tab/>
        </w:r>
        <w:r>
          <w:rPr>
            <w:noProof/>
            <w:webHidden/>
          </w:rPr>
          <w:fldChar w:fldCharType="begin"/>
        </w:r>
        <w:r>
          <w:rPr>
            <w:noProof/>
            <w:webHidden/>
          </w:rPr>
          <w:instrText xml:space="preserve"> PAGEREF _Toc225762015 \h </w:instrText>
        </w:r>
        <w:r>
          <w:rPr>
            <w:noProof/>
            <w:webHidden/>
          </w:rPr>
        </w:r>
        <w:r>
          <w:rPr>
            <w:noProof/>
            <w:webHidden/>
          </w:rPr>
          <w:fldChar w:fldCharType="separate"/>
        </w:r>
        <w:r>
          <w:rPr>
            <w:noProof/>
            <w:webHidden/>
          </w:rPr>
          <w:t>9</w:t>
        </w:r>
        <w:r>
          <w:rPr>
            <w:noProof/>
            <w:webHidden/>
          </w:rPr>
          <w:fldChar w:fldCharType="end"/>
        </w:r>
      </w:hyperlink>
    </w:p>
    <w:p w14:paraId="6733AE5E" w14:textId="4AB90D9F"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6" w:history="1">
        <w:r w:rsidRPr="00264EBE">
          <w:rPr>
            <w:rStyle w:val="Hipervnculo"/>
            <w:noProof/>
          </w:rPr>
          <w:t>Ilustración 7. Principales modificaciones</w:t>
        </w:r>
        <w:r>
          <w:rPr>
            <w:noProof/>
            <w:webHidden/>
          </w:rPr>
          <w:tab/>
        </w:r>
        <w:r>
          <w:rPr>
            <w:noProof/>
            <w:webHidden/>
          </w:rPr>
          <w:fldChar w:fldCharType="begin"/>
        </w:r>
        <w:r>
          <w:rPr>
            <w:noProof/>
            <w:webHidden/>
          </w:rPr>
          <w:instrText xml:space="preserve"> PAGEREF _Toc225762016 \h </w:instrText>
        </w:r>
        <w:r>
          <w:rPr>
            <w:noProof/>
            <w:webHidden/>
          </w:rPr>
        </w:r>
        <w:r>
          <w:rPr>
            <w:noProof/>
            <w:webHidden/>
          </w:rPr>
          <w:fldChar w:fldCharType="separate"/>
        </w:r>
        <w:r>
          <w:rPr>
            <w:noProof/>
            <w:webHidden/>
          </w:rPr>
          <w:t>20</w:t>
        </w:r>
        <w:r>
          <w:rPr>
            <w:noProof/>
            <w:webHidden/>
          </w:rPr>
          <w:fldChar w:fldCharType="end"/>
        </w:r>
      </w:hyperlink>
    </w:p>
    <w:p w14:paraId="44B53CD7" w14:textId="67EEBDC2"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7" w:history="1">
        <w:r w:rsidRPr="00264EBE">
          <w:rPr>
            <w:rStyle w:val="Hipervnculo"/>
            <w:noProof/>
          </w:rPr>
          <w:t>Ilustración 8. Estructura del Modelo Educativo Institucional actualizado</w:t>
        </w:r>
        <w:r>
          <w:rPr>
            <w:noProof/>
            <w:webHidden/>
          </w:rPr>
          <w:tab/>
        </w:r>
        <w:r>
          <w:rPr>
            <w:noProof/>
            <w:webHidden/>
          </w:rPr>
          <w:fldChar w:fldCharType="begin"/>
        </w:r>
        <w:r>
          <w:rPr>
            <w:noProof/>
            <w:webHidden/>
          </w:rPr>
          <w:instrText xml:space="preserve"> PAGEREF _Toc225762017 \h </w:instrText>
        </w:r>
        <w:r>
          <w:rPr>
            <w:noProof/>
            <w:webHidden/>
          </w:rPr>
        </w:r>
        <w:r>
          <w:rPr>
            <w:noProof/>
            <w:webHidden/>
          </w:rPr>
          <w:fldChar w:fldCharType="separate"/>
        </w:r>
        <w:r>
          <w:rPr>
            <w:noProof/>
            <w:webHidden/>
          </w:rPr>
          <w:t>24</w:t>
        </w:r>
        <w:r>
          <w:rPr>
            <w:noProof/>
            <w:webHidden/>
          </w:rPr>
          <w:fldChar w:fldCharType="end"/>
        </w:r>
      </w:hyperlink>
    </w:p>
    <w:p w14:paraId="77EBE522" w14:textId="16227EE1"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18" w:history="1">
        <w:r w:rsidRPr="00264EBE">
          <w:rPr>
            <w:rStyle w:val="Hipervnculo"/>
            <w:noProof/>
          </w:rPr>
          <w:t>Ilustración 10. Relación entre Pilares y Componentes</w:t>
        </w:r>
        <w:r>
          <w:rPr>
            <w:noProof/>
            <w:webHidden/>
          </w:rPr>
          <w:tab/>
        </w:r>
        <w:r>
          <w:rPr>
            <w:noProof/>
            <w:webHidden/>
          </w:rPr>
          <w:fldChar w:fldCharType="begin"/>
        </w:r>
        <w:r>
          <w:rPr>
            <w:noProof/>
            <w:webHidden/>
          </w:rPr>
          <w:instrText xml:space="preserve"> PAGEREF _Toc225762018 \h </w:instrText>
        </w:r>
        <w:r>
          <w:rPr>
            <w:noProof/>
            <w:webHidden/>
          </w:rPr>
        </w:r>
        <w:r>
          <w:rPr>
            <w:noProof/>
            <w:webHidden/>
          </w:rPr>
          <w:fldChar w:fldCharType="separate"/>
        </w:r>
        <w:r>
          <w:rPr>
            <w:noProof/>
            <w:webHidden/>
          </w:rPr>
          <w:t>5</w:t>
        </w:r>
        <w:r>
          <w:rPr>
            <w:noProof/>
            <w:webHidden/>
          </w:rPr>
          <w:t>3</w:t>
        </w:r>
        <w:r>
          <w:rPr>
            <w:noProof/>
            <w:webHidden/>
          </w:rPr>
          <w:fldChar w:fldCharType="end"/>
        </w:r>
      </w:hyperlink>
    </w:p>
    <w:p w14:paraId="5D71892B" w14:textId="2FC2522C" w:rsidR="00430F5A" w:rsidRDefault="00430F5A">
      <w:r>
        <w:fldChar w:fldCharType="end"/>
      </w:r>
    </w:p>
    <w:p w14:paraId="4309A598" w14:textId="5F588B02" w:rsidR="00B70CA2" w:rsidRDefault="00B70CA2">
      <w:r>
        <w:t>Índice de Tablas</w:t>
      </w:r>
    </w:p>
    <w:p w14:paraId="5ECB7F21" w14:textId="076AAE74" w:rsidR="00970BA6" w:rsidRDefault="00B70CA2">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"Tabla" </w:instrText>
      </w:r>
      <w:r>
        <w:fldChar w:fldCharType="separate"/>
      </w:r>
      <w:hyperlink w:anchor="_Toc225761998" w:history="1">
        <w:r w:rsidR="00970BA6" w:rsidRPr="00C43297">
          <w:rPr>
            <w:rStyle w:val="Hipervnculo"/>
            <w:noProof/>
          </w:rPr>
          <w:t>Tabla 1. Distribución de la participación de la comunidad universitaria en la encuesta</w:t>
        </w:r>
        <w:r w:rsidR="00970BA6">
          <w:rPr>
            <w:noProof/>
            <w:webHidden/>
          </w:rPr>
          <w:tab/>
        </w:r>
        <w:r w:rsidR="00970BA6">
          <w:rPr>
            <w:noProof/>
            <w:webHidden/>
          </w:rPr>
          <w:fldChar w:fldCharType="begin"/>
        </w:r>
        <w:r w:rsidR="00970BA6">
          <w:rPr>
            <w:noProof/>
            <w:webHidden/>
          </w:rPr>
          <w:instrText xml:space="preserve"> PAGEREF _Toc225761998 \h </w:instrText>
        </w:r>
        <w:r w:rsidR="00970BA6">
          <w:rPr>
            <w:noProof/>
            <w:webHidden/>
          </w:rPr>
        </w:r>
        <w:r w:rsidR="00970BA6">
          <w:rPr>
            <w:noProof/>
            <w:webHidden/>
          </w:rPr>
          <w:fldChar w:fldCharType="separate"/>
        </w:r>
        <w:r w:rsidR="00970BA6">
          <w:rPr>
            <w:noProof/>
            <w:webHidden/>
          </w:rPr>
          <w:t>10</w:t>
        </w:r>
        <w:r w:rsidR="00970BA6">
          <w:rPr>
            <w:noProof/>
            <w:webHidden/>
          </w:rPr>
          <w:fldChar w:fldCharType="end"/>
        </w:r>
      </w:hyperlink>
    </w:p>
    <w:p w14:paraId="3FD90275" w14:textId="514C5662"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1999" w:history="1">
        <w:r w:rsidRPr="00C43297">
          <w:rPr>
            <w:rStyle w:val="Hipervnculo"/>
            <w:noProof/>
          </w:rPr>
          <w:t>Tabla 2. Pregrado, Postgrado y Educación Continua desde la Gestión Académica y Curricular</w:t>
        </w:r>
        <w:r>
          <w:rPr>
            <w:noProof/>
            <w:webHidden/>
          </w:rPr>
          <w:tab/>
        </w:r>
        <w:r>
          <w:rPr>
            <w:noProof/>
            <w:webHidden/>
          </w:rPr>
          <w:fldChar w:fldCharType="begin"/>
        </w:r>
        <w:r>
          <w:rPr>
            <w:noProof/>
            <w:webHidden/>
          </w:rPr>
          <w:instrText xml:space="preserve"> PAGEREF _Toc225761999 \h </w:instrText>
        </w:r>
        <w:r>
          <w:rPr>
            <w:noProof/>
            <w:webHidden/>
          </w:rPr>
        </w:r>
        <w:r>
          <w:rPr>
            <w:noProof/>
            <w:webHidden/>
          </w:rPr>
          <w:fldChar w:fldCharType="separate"/>
        </w:r>
        <w:r>
          <w:rPr>
            <w:noProof/>
            <w:webHidden/>
          </w:rPr>
          <w:t>42</w:t>
        </w:r>
        <w:r>
          <w:rPr>
            <w:noProof/>
            <w:webHidden/>
          </w:rPr>
          <w:fldChar w:fldCharType="end"/>
        </w:r>
      </w:hyperlink>
    </w:p>
    <w:p w14:paraId="03402ACF" w14:textId="65F03F90" w:rsidR="00970BA6" w:rsidRDefault="00970BA6">
      <w:pPr>
        <w:pStyle w:val="Tabladeilustraciones"/>
        <w:tabs>
          <w:tab w:val="right" w:leader="dot" w:pos="8828"/>
        </w:tabs>
        <w:rPr>
          <w:rFonts w:asciiTheme="minorHAnsi" w:eastAsiaTheme="minorEastAsia" w:hAnsiTheme="minorHAnsi" w:cstheme="minorBidi"/>
          <w:noProof/>
          <w:kern w:val="2"/>
          <w:sz w:val="24"/>
          <w:szCs w:val="24"/>
          <w14:ligatures w14:val="standardContextual"/>
        </w:rPr>
      </w:pPr>
      <w:hyperlink w:anchor="_Toc225762000" w:history="1">
        <w:r w:rsidRPr="00C43297">
          <w:rPr>
            <w:rStyle w:val="Hipervnculo"/>
            <w:noProof/>
          </w:rPr>
          <w:t>Tabla 3. Sistema de Créditos Transferibles en la USACH</w:t>
        </w:r>
        <w:r>
          <w:rPr>
            <w:noProof/>
            <w:webHidden/>
          </w:rPr>
          <w:tab/>
        </w:r>
        <w:r>
          <w:rPr>
            <w:noProof/>
            <w:webHidden/>
          </w:rPr>
          <w:fldChar w:fldCharType="begin"/>
        </w:r>
        <w:r>
          <w:rPr>
            <w:noProof/>
            <w:webHidden/>
          </w:rPr>
          <w:instrText xml:space="preserve"> PAGEREF _Toc225762000 \h </w:instrText>
        </w:r>
        <w:r>
          <w:rPr>
            <w:noProof/>
            <w:webHidden/>
          </w:rPr>
        </w:r>
        <w:r>
          <w:rPr>
            <w:noProof/>
            <w:webHidden/>
          </w:rPr>
          <w:fldChar w:fldCharType="separate"/>
        </w:r>
        <w:r>
          <w:rPr>
            <w:noProof/>
            <w:webHidden/>
          </w:rPr>
          <w:t>43</w:t>
        </w:r>
        <w:r>
          <w:rPr>
            <w:noProof/>
            <w:webHidden/>
          </w:rPr>
          <w:fldChar w:fldCharType="end"/>
        </w:r>
      </w:hyperlink>
    </w:p>
    <w:p w14:paraId="3683856B" w14:textId="4FB6F4AE" w:rsidR="00430F5A" w:rsidRDefault="00B70CA2">
      <w:r>
        <w:fldChar w:fldCharType="end"/>
      </w:r>
    </w:p>
    <w:p w14:paraId="42EB75DD" w14:textId="67A816E7" w:rsidR="002B1F96" w:rsidRDefault="002B1F96">
      <w:pPr>
        <w:rPr>
          <w:rFonts w:ascii="Play" w:eastAsia="Play" w:hAnsi="Play" w:cs="Play"/>
          <w:color w:val="0F4761"/>
          <w:sz w:val="28"/>
          <w:szCs w:val="28"/>
        </w:rPr>
      </w:pPr>
      <w:r>
        <w:br w:type="page"/>
      </w:r>
    </w:p>
    <w:p w14:paraId="610DBAAA" w14:textId="6E64C55F" w:rsidR="00791D7D" w:rsidRDefault="00791D7D" w:rsidP="003C6CEB">
      <w:pPr>
        <w:pStyle w:val="Ttulo1"/>
        <w:numPr>
          <w:ilvl w:val="0"/>
          <w:numId w:val="0"/>
        </w:numPr>
      </w:pPr>
      <w:bookmarkStart w:id="1" w:name="_Toc225761910"/>
      <w:r>
        <w:t>Presentación</w:t>
      </w:r>
      <w:bookmarkEnd w:id="1"/>
    </w:p>
    <w:p w14:paraId="0A63471D" w14:textId="7CAAB1B2" w:rsidR="003C6CEB" w:rsidRDefault="003C6CEB" w:rsidP="003C6CEB">
      <w:r>
        <w:t xml:space="preserve">Texto </w:t>
      </w:r>
      <w:r w:rsidR="00AF6FF2">
        <w:t xml:space="preserve">de una página que contiene: </w:t>
      </w:r>
      <w:r w:rsidR="00AF6FF2" w:rsidRPr="00AF6FF2">
        <w:t>Saludo, propósito, importancia del documento, contexto y cierre</w:t>
      </w:r>
      <w:r w:rsidR="00ED6077">
        <w:t>.</w:t>
      </w:r>
    </w:p>
    <w:p w14:paraId="4F228A3B" w14:textId="511686CC" w:rsidR="00ED6077" w:rsidRPr="003C6CEB" w:rsidRDefault="00ED6077" w:rsidP="003C6CEB">
      <w:r>
        <w:t>Firma Rector</w:t>
      </w:r>
    </w:p>
    <w:p w14:paraId="2C3B0ED9" w14:textId="29F96E6B" w:rsidR="003107F4" w:rsidRDefault="008F2C82" w:rsidP="0093723D">
      <w:pPr>
        <w:pStyle w:val="Ttulo1"/>
      </w:pPr>
      <w:bookmarkStart w:id="2" w:name="_Toc225761911"/>
      <w:r w:rsidRPr="0093723D">
        <w:t>Introducción</w:t>
      </w:r>
      <w:bookmarkEnd w:id="2"/>
    </w:p>
    <w:p w14:paraId="7924CA02" w14:textId="77777777" w:rsidR="00E312AC" w:rsidRDefault="00A5637E" w:rsidP="00A5637E">
      <w:pPr>
        <w:jc w:val="both"/>
      </w:pPr>
      <w:bookmarkStart w:id="3" w:name="_heading=h.qkebiw6an9nt" w:colFirst="0" w:colLast="0"/>
      <w:bookmarkEnd w:id="3"/>
      <w:r>
        <w:t xml:space="preserve">La actualización del Modelo Educativo Institucional responde a la necesidad de revisar y fortalecer las orientaciones que guían los procesos formativos de la universidad a la luz de los cambios que, durante los últimos quince años, han experimentado tanto el sistema de educación superior como el contexto social, cultural y tecnológico en el que este se desarrolla. </w:t>
      </w:r>
    </w:p>
    <w:p w14:paraId="29197D49" w14:textId="0F4C31F2" w:rsidR="00A5637E" w:rsidRDefault="00A5637E" w:rsidP="00A5637E">
      <w:pPr>
        <w:jc w:val="both"/>
      </w:pPr>
      <w:r>
        <w:t>Desde la década de 2010, el marco normativo que regula la educación superior en Chile ha incorporado nuevas exigencias y orientaciones en materia de equidad, inclusión y responsabilidad pública de las instituciones, redefiniendo las expectativas respecto del rol formativo de las universidades y de las condiciones que deben garantizar para el acceso, la participación y el desarrollo académico de estudiantes con trayectorias, características y necesidades diversas.</w:t>
      </w:r>
    </w:p>
    <w:p w14:paraId="4B9F6E38" w14:textId="77777777" w:rsidR="00265213" w:rsidRDefault="00A5637E" w:rsidP="00A5637E">
      <w:pPr>
        <w:jc w:val="both"/>
      </w:pPr>
      <w:r>
        <w:t xml:space="preserve">En el caso de las universidades del Estado, este proceso adquiere especial relevancia a partir de la Ley N° 21.094 (2018), que establece un conjunto de principios y valores que orientan su quehacer institucional, entre los que destacan el compromiso con el interés público, la equidad, la inclusión, el respeto a la diversidad, la participación y la </w:t>
      </w:r>
      <w:r w:rsidRPr="00B70CA2">
        <w:t>responsabilidad social.</w:t>
      </w:r>
      <w:r>
        <w:t xml:space="preserve"> Estos principios refuerzan </w:t>
      </w:r>
      <w:r w:rsidR="001E759D">
        <w:t xml:space="preserve">su </w:t>
      </w:r>
      <w:r>
        <w:t>rol público y plantean la necesidad de que sus orientaciones formativas y pedagógicas se desarrollen en coherencia con su misión institucional y con su contribución al desarrollo social, cultural y productivo del país. En esta línea, otras normativas han profundizado las exigencias en materia de inclusión en la educación superior, entre ellas la Ley N° 20.422 (2010), que establece normas sobre igualdad de oportunidades e inclusión social de las personas con discapacidad; la Ley N° 21.091 (2018) sobre Educación Superior, que incorpora la inclusión como uno de los principios del sistema y mandata a las instituciones a implementar ajustes razonables que aseguren el acceso, la permanencia y el egreso de estudiantes con discapacidad; y la Ley N° 21.545 (2023), conocida como Ley TEA, que promueve la inclusión, la atención integral y la protección de los derechos de las personas con trastorno del espectro autista en los distintos niveles educativos, incluyendo la educación superior.</w:t>
      </w:r>
      <w:r w:rsidR="00122295">
        <w:t xml:space="preserve"> </w:t>
      </w:r>
    </w:p>
    <w:p w14:paraId="3D9115B3" w14:textId="52422368" w:rsidR="00265213" w:rsidRDefault="00257299" w:rsidP="00265213">
      <w:pPr>
        <w:jc w:val="both"/>
      </w:pPr>
      <w:r w:rsidRPr="00257299">
        <w:t>El SCT, impulsado por el CRUCH, modernizó la estructura curricular universitaria al establecer un sistema de créditos compatible entre instituciones, facilitando la estimación de la carga académica y la movilidad estudiantil a nivel nacional e internacional. Posteriormente, la Ley 21.091 (2018) creó una nueva institucionalidad para el Sistema de Educación Superior, fortaleciendo la regulación y el aseguramiento de la calidad mediante la acreditación obligatoria de las instituciones, sus sedes y ciertos programas, junto con la definición de criterios y estándares claros. En este marco, también se promovió la implementación de políticas integrales para prevenir y sancionar el acoso sexual, la violencia y la discriminación de género (Ley 21.369), cuya adopción es requisito para la acreditación institucional.</w:t>
      </w:r>
    </w:p>
    <w:p w14:paraId="7DAEBAB8" w14:textId="1A0612B0" w:rsidR="000A230A" w:rsidRDefault="00A5637E" w:rsidP="007A714B">
      <w:pPr>
        <w:jc w:val="both"/>
      </w:pPr>
      <w:r>
        <w:t>Junto con estos cambios normativos, la actualización del Modelo Educativo Institucional requiere considerar la evolución de las orientaciones estratégicas de la propia universidad, expresadas en su Plan Estratégico Institucional</w:t>
      </w:r>
      <w:r w:rsidR="006C15BE">
        <w:t xml:space="preserve"> 2025-2030.</w:t>
      </w:r>
      <w:r>
        <w:t xml:space="preserve"> Asimismo, en los últimos quince años el contexto en que se desarrolla la educación superior ha experimentado transformaciones significativas que impactan directamente los procesos formativos. Entre ellas destacan la creciente diversificación de los perfiles y trayectorias estudiantiles, la expansión de las tecnologías digitales y de los entornos de aprendizaje mediados por tecnología, el desarrollo de </w:t>
      </w:r>
      <w:r w:rsidR="00122295">
        <w:t xml:space="preserve">nuevos </w:t>
      </w:r>
      <w:r>
        <w:t xml:space="preserve">enfoques pedagógicos, así como cambios sociales y culturales que demandan una formación más integral, flexible y pertinente. </w:t>
      </w:r>
    </w:p>
    <w:p w14:paraId="662EF650" w14:textId="6B39EDA3" w:rsidR="007A714B" w:rsidRDefault="007A714B" w:rsidP="007A714B">
      <w:pPr>
        <w:jc w:val="both"/>
      </w:pPr>
      <w:r w:rsidRPr="007A714B">
        <w:t xml:space="preserve">En este escenario, la actualización del Modelo Educativo Institucional constituye una oportunidad para fortalecer la coherencia entre el proyecto educativo de la universidad, su rol como institución pública y las transformaciones que han experimentado las políticas, prácticas y el contexto de la educación superior en el país. En este marco, dicho proceso se ha desarrollado como un ejercicio colaborativo de construcción de sentido y de una visión institucional compartida, incorporando, además, los aportes de los proyectos Ethos I y II del Consorcio de Universidades del Estado, del que la USACH es parte. </w:t>
      </w:r>
    </w:p>
    <w:p w14:paraId="5DCD6C83" w14:textId="77777777" w:rsidR="007A714B" w:rsidRDefault="007A714B" w:rsidP="000A230A">
      <w:pPr>
        <w:spacing w:before="240" w:after="240"/>
        <w:jc w:val="both"/>
      </w:pPr>
    </w:p>
    <w:p w14:paraId="2808EFA7" w14:textId="260A1EBA" w:rsidR="00F6204C" w:rsidRDefault="00F6204C" w:rsidP="00F6204C">
      <w:pPr>
        <w:pStyle w:val="Descripcin"/>
        <w:keepNext/>
        <w:jc w:val="both"/>
      </w:pPr>
      <w:bookmarkStart w:id="4" w:name="_Toc225762010"/>
      <w:r>
        <w:t xml:space="preserve">Ilustración </w:t>
      </w:r>
      <w:fldSimple w:instr=" SEQ Ilustración \* ARABIC ">
        <w:r w:rsidR="00970BA6">
          <w:rPr>
            <w:noProof/>
          </w:rPr>
          <w:t>1</w:t>
        </w:r>
      </w:fldSimple>
      <w:r>
        <w:t xml:space="preserve">. </w:t>
      </w:r>
      <w:r w:rsidRPr="003172EA">
        <w:t>Desafíos del proceso de actualización del Modelo Educativo Institucional</w:t>
      </w:r>
      <w:bookmarkEnd w:id="4"/>
    </w:p>
    <w:p w14:paraId="736FDC54" w14:textId="77777777" w:rsidR="00F6204C" w:rsidRDefault="00374E10" w:rsidP="00F6204C">
      <w:pPr>
        <w:keepNext/>
        <w:spacing w:before="240" w:after="240"/>
        <w:jc w:val="both"/>
      </w:pPr>
      <w:r w:rsidRPr="00374E10">
        <w:rPr>
          <w:noProof/>
        </w:rPr>
        <w:drawing>
          <wp:inline distT="0" distB="0" distL="0" distR="0" wp14:anchorId="783E3882" wp14:editId="25727E33">
            <wp:extent cx="5612130" cy="2907030"/>
            <wp:effectExtent l="0" t="0" r="7620" b="7620"/>
            <wp:docPr id="703308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8651" name=""/>
                    <pic:cNvPicPr/>
                  </pic:nvPicPr>
                  <pic:blipFill>
                    <a:blip r:embed="rId9"/>
                    <a:stretch>
                      <a:fillRect/>
                    </a:stretch>
                  </pic:blipFill>
                  <pic:spPr>
                    <a:xfrm>
                      <a:off x="0" y="0"/>
                      <a:ext cx="5612130" cy="2907030"/>
                    </a:xfrm>
                    <a:prstGeom prst="rect">
                      <a:avLst/>
                    </a:prstGeom>
                  </pic:spPr>
                </pic:pic>
              </a:graphicData>
            </a:graphic>
          </wp:inline>
        </w:drawing>
      </w:r>
    </w:p>
    <w:p w14:paraId="282BD1BB" w14:textId="77777777" w:rsidR="00B15ADA" w:rsidRDefault="00B15ADA" w:rsidP="00A5637E">
      <w:pPr>
        <w:jc w:val="both"/>
      </w:pPr>
    </w:p>
    <w:p w14:paraId="2718811F" w14:textId="77777777" w:rsidR="00560D89" w:rsidRDefault="00CF1667" w:rsidP="00F801DA">
      <w:pPr>
        <w:spacing w:before="240" w:after="240"/>
        <w:jc w:val="both"/>
      </w:pPr>
      <w:r>
        <w:t>En consecuencia, l</w:t>
      </w:r>
      <w:r w:rsidR="00D07C3D" w:rsidRPr="00D07C3D">
        <w:t>a actualización del Modelo Educativo Institucional (MEI) ha sido concebida como un proceso institucional orientado a responder a los desafíos descritos, resguardando al mismo tiempo la coherencia con la misión pública de la universidad y con las transformaciones que han experimentado la educación superior y el contexto formativo en los últimos años</w:t>
      </w:r>
      <w:r w:rsidR="007E0DCD">
        <w:t xml:space="preserve">, enfatizando también aspectos </w:t>
      </w:r>
      <w:r w:rsidR="00656807">
        <w:t>referidos a su identidad como universidad pública con una tradición centenaria</w:t>
      </w:r>
      <w:r w:rsidR="000C2343">
        <w:t xml:space="preserve"> de formación técnica</w:t>
      </w:r>
      <w:r w:rsidR="00635EFD">
        <w:t xml:space="preserve"> y </w:t>
      </w:r>
      <w:r w:rsidR="000C2343">
        <w:t>profesional</w:t>
      </w:r>
      <w:r w:rsidR="00D07C3D" w:rsidRPr="00D07C3D">
        <w:t xml:space="preserve">. </w:t>
      </w:r>
    </w:p>
    <w:p w14:paraId="13F4A794" w14:textId="4DB4AB32" w:rsidR="00F801DA" w:rsidRPr="004E4775" w:rsidRDefault="00D07C3D" w:rsidP="00F801DA">
      <w:pPr>
        <w:spacing w:before="240" w:after="240"/>
        <w:jc w:val="both"/>
      </w:pPr>
      <w:r w:rsidRPr="00D07C3D">
        <w:t>En este marco, la actualización del MEI se desarrolló mediante un proceso participativo, diseñado y ejecutado con un alto estándar técnico, convocando a la comunidad universitaria a reflexionar sobre el presente y proyectar el futuro del quehacer educativo de la institución</w:t>
      </w:r>
      <w:r w:rsidR="002960F1">
        <w:t xml:space="preserve"> el cual se </w:t>
      </w:r>
      <w:r w:rsidR="008F2C82" w:rsidRPr="004E4775">
        <w:t>inici</w:t>
      </w:r>
      <w:r w:rsidR="002960F1">
        <w:t>a</w:t>
      </w:r>
      <w:r w:rsidR="008F2C82" w:rsidRPr="004E4775">
        <w:t xml:space="preserve"> por mandato del Consejo Académico —hoy Consejo Universitario— a través del Acuerdo N°23 (Sesión Ordinaria, 2023), que encomendó la conducción del trabajo a un Comité Directivo triestamental, </w:t>
      </w:r>
      <w:r w:rsidR="00714A49">
        <w:t xml:space="preserve">conformado </w:t>
      </w:r>
      <w:r w:rsidR="00F87E8B">
        <w:t>por 16 miembros que incluyen a las</w:t>
      </w:r>
      <w:r w:rsidR="008F2C82" w:rsidRPr="004E4775">
        <w:t xml:space="preserve"> vicedecanas y vicedecanos de docencia</w:t>
      </w:r>
      <w:r w:rsidR="00F87E8B">
        <w:t>,</w:t>
      </w:r>
      <w:r w:rsidR="008F2C82" w:rsidRPr="004E4775">
        <w:t xml:space="preserve"> representantes del estudiantado y del funcionariado</w:t>
      </w:r>
      <w:r w:rsidR="00F87E8B">
        <w:t>, junto con el equipo técnico de la Vicerrectoría Académica</w:t>
      </w:r>
      <w:r w:rsidR="008F2C82" w:rsidRPr="004E4775">
        <w:t xml:space="preserve">. Esta instancia </w:t>
      </w:r>
      <w:r w:rsidR="0044753D">
        <w:t>permitió</w:t>
      </w:r>
      <w:r w:rsidR="008F2C82" w:rsidRPr="004E4775">
        <w:t xml:space="preserve"> asegurar una mirada amplia, representativa de la triestamentalidad y comprometida con el quehacer institucional.</w:t>
      </w:r>
      <w:r w:rsidR="00F801DA">
        <w:t xml:space="preserve"> </w:t>
      </w:r>
      <w:r w:rsidR="008F2C82" w:rsidRPr="004E4775">
        <w:t>La Vicerrectoría Académica lideró la coordinación técnica</w:t>
      </w:r>
      <w:r w:rsidR="00FB51A5" w:rsidRPr="004E4775">
        <w:t xml:space="preserve"> y </w:t>
      </w:r>
      <w:r w:rsidR="008F2C82" w:rsidRPr="004E4775">
        <w:t xml:space="preserve">metodológica </w:t>
      </w:r>
      <w:r w:rsidR="00FB51A5" w:rsidRPr="004E4775">
        <w:t>convocando actor</w:t>
      </w:r>
      <w:r w:rsidR="00F801DA">
        <w:t>í</w:t>
      </w:r>
      <w:r w:rsidR="00FB51A5" w:rsidRPr="004E4775">
        <w:t xml:space="preserve">as </w:t>
      </w:r>
      <w:r w:rsidR="008F2C82" w:rsidRPr="004E4775">
        <w:t xml:space="preserve">a </w:t>
      </w:r>
      <w:r w:rsidR="00FB51A5" w:rsidRPr="004E4775">
        <w:t>nivel institucional</w:t>
      </w:r>
      <w:r w:rsidR="00D453DD">
        <w:t xml:space="preserve">, </w:t>
      </w:r>
      <w:r w:rsidR="008F2C82" w:rsidRPr="004E4775">
        <w:t>propon</w:t>
      </w:r>
      <w:r w:rsidR="00D453DD">
        <w:t xml:space="preserve">iendo </w:t>
      </w:r>
      <w:r w:rsidR="008F2C82" w:rsidRPr="004E4775">
        <w:t>el diseño metodológico, la planificación de actividades por etapas y la construcción colectiva a partir de múltiples visiones convocadas, garantizando un desarrollo riguroso, coherente y alineado con los objetivos institucionales.</w:t>
      </w:r>
      <w:r w:rsidR="00F801DA" w:rsidRPr="00F801DA">
        <w:t xml:space="preserve"> </w:t>
      </w:r>
    </w:p>
    <w:p w14:paraId="2C3B0EDF" w14:textId="5B45CEB6" w:rsidR="003107F4" w:rsidRPr="004E4775" w:rsidRDefault="008F2C82">
      <w:pPr>
        <w:spacing w:before="240" w:after="240"/>
        <w:jc w:val="both"/>
      </w:pPr>
      <w:r w:rsidRPr="004E4775">
        <w:t xml:space="preserve">Para enriquecer la mirada y asegurar una lectura transversal del proceso, se conformó un Comité Asesor de nivel central, con participación de </w:t>
      </w:r>
      <w:r w:rsidR="005832F4">
        <w:t>c</w:t>
      </w:r>
      <w:r w:rsidR="00B77F96">
        <w:t xml:space="preserve">uatro </w:t>
      </w:r>
      <w:r w:rsidRPr="004E4775">
        <w:t>representantes</w:t>
      </w:r>
      <w:r w:rsidR="00B77F96">
        <w:t xml:space="preserve">, que incluyen a las </w:t>
      </w:r>
      <w:r w:rsidRPr="004E4775">
        <w:t xml:space="preserve"> vicerrectorías de Postgrado; Calidad de Vida, Género, Equidad y Diversidad; y Vinculación con el Medio. Este comité aportó experiencia y visión estratégica en materias clave para el modelo.</w:t>
      </w:r>
    </w:p>
    <w:p w14:paraId="2C3B0EE1" w14:textId="21B09AF1" w:rsidR="003107F4" w:rsidRDefault="008F2C82">
      <w:pPr>
        <w:spacing w:before="240" w:after="240"/>
        <w:jc w:val="both"/>
      </w:pPr>
      <w:r w:rsidRPr="004E4775">
        <w:t xml:space="preserve">En la etapa de redacción del modelo actualizado, se conformaron dos comisiones específicas </w:t>
      </w:r>
      <w:r w:rsidR="000C2343">
        <w:t xml:space="preserve">al interior del Comité Directivo </w:t>
      </w:r>
      <w:r w:rsidRPr="004E4775">
        <w:t xml:space="preserve">—redacción y revisión— integradas por vicedecanos y vicedecanas, representantes del estudiantado y funcionariado y miembros del Comité Asesor. Su tarea fue asegurar que el </w:t>
      </w:r>
      <w:r w:rsidR="00F801DA">
        <w:t xml:space="preserve">presente </w:t>
      </w:r>
      <w:r w:rsidRPr="004E4775">
        <w:t>texto represente fielmente el espíritu colectivo del proceso y cumpla con los más altos estándares técnicos de calidad.</w:t>
      </w:r>
    </w:p>
    <w:p w14:paraId="54A228D6" w14:textId="78607760" w:rsidR="00F6204C" w:rsidRDefault="00F6204C" w:rsidP="00F6204C">
      <w:pPr>
        <w:pStyle w:val="Descripcin"/>
        <w:keepNext/>
        <w:jc w:val="both"/>
      </w:pPr>
      <w:bookmarkStart w:id="5" w:name="_Toc225762011"/>
      <w:r>
        <w:t xml:space="preserve">Ilustración </w:t>
      </w:r>
      <w:fldSimple w:instr=" SEQ Ilustración \* ARABIC ">
        <w:r w:rsidR="00970BA6">
          <w:rPr>
            <w:noProof/>
          </w:rPr>
          <w:t>2</w:t>
        </w:r>
      </w:fldSimple>
      <w:r>
        <w:t>. Gobernanza del Proceso de Actualización del MEI</w:t>
      </w:r>
      <w:bookmarkEnd w:id="5"/>
    </w:p>
    <w:p w14:paraId="2C3B0EE2" w14:textId="7C5EB2D2" w:rsidR="003107F4" w:rsidRDefault="00874BEB">
      <w:pPr>
        <w:spacing w:before="240" w:after="240"/>
        <w:jc w:val="both"/>
      </w:pPr>
      <w:r w:rsidRPr="00874BEB">
        <w:rPr>
          <w:noProof/>
        </w:rPr>
        <w:drawing>
          <wp:inline distT="0" distB="0" distL="0" distR="0" wp14:anchorId="57FF190D" wp14:editId="05D354D0">
            <wp:extent cx="5612130" cy="2593340"/>
            <wp:effectExtent l="0" t="0" r="7620" b="0"/>
            <wp:docPr id="24584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4651" name=""/>
                    <pic:cNvPicPr/>
                  </pic:nvPicPr>
                  <pic:blipFill>
                    <a:blip r:embed="rId10"/>
                    <a:stretch>
                      <a:fillRect/>
                    </a:stretch>
                  </pic:blipFill>
                  <pic:spPr>
                    <a:xfrm>
                      <a:off x="0" y="0"/>
                      <a:ext cx="5612130" cy="2593340"/>
                    </a:xfrm>
                    <a:prstGeom prst="rect">
                      <a:avLst/>
                    </a:prstGeom>
                  </pic:spPr>
                </pic:pic>
              </a:graphicData>
            </a:graphic>
          </wp:inline>
        </w:drawing>
      </w:r>
    </w:p>
    <w:p w14:paraId="299A2A94" w14:textId="77777777" w:rsidR="006A60F4" w:rsidRDefault="006A60F4">
      <w:pPr>
        <w:spacing w:before="240" w:after="240"/>
        <w:jc w:val="both"/>
      </w:pPr>
    </w:p>
    <w:p w14:paraId="1E117151" w14:textId="5539FBBA" w:rsidR="00336EB9" w:rsidRDefault="00F85BC5">
      <w:pPr>
        <w:spacing w:before="240" w:after="240"/>
        <w:jc w:val="both"/>
      </w:pPr>
      <w:bookmarkStart w:id="6" w:name="_heading=h.f4hydnq02itp" w:colFirst="0" w:colLast="0"/>
      <w:bookmarkEnd w:id="6"/>
      <w:r w:rsidRPr="00B70CA2">
        <w:t xml:space="preserve">El proceso </w:t>
      </w:r>
      <w:r w:rsidR="0024488E" w:rsidRPr="00B70CA2">
        <w:t>de</w:t>
      </w:r>
      <w:r w:rsidRPr="00B70CA2">
        <w:t xml:space="preserve"> actualiza</w:t>
      </w:r>
      <w:r w:rsidR="0024488E" w:rsidRPr="00B70CA2">
        <w:t>ci</w:t>
      </w:r>
      <w:r w:rsidR="00682EBA" w:rsidRPr="00B70CA2">
        <w:t>ón</w:t>
      </w:r>
      <w:r w:rsidR="007C0048" w:rsidRPr="00B70CA2">
        <w:t xml:space="preserve"> d</w:t>
      </w:r>
      <w:r w:rsidRPr="00B70CA2">
        <w:t>el Modelo Educativo Institucional vigente desde 201</w:t>
      </w:r>
      <w:r w:rsidR="00A87CD5">
        <w:t>4</w:t>
      </w:r>
      <w:r w:rsidRPr="00B70CA2">
        <w:t>, contempl</w:t>
      </w:r>
      <w:r w:rsidR="007C0048" w:rsidRPr="00B70CA2">
        <w:t>ó</w:t>
      </w:r>
      <w:r w:rsidRPr="00B70CA2">
        <w:t xml:space="preserve"> tres </w:t>
      </w:r>
      <w:r w:rsidR="00870B74" w:rsidRPr="00B70CA2">
        <w:t>objetivos</w:t>
      </w:r>
      <w:r w:rsidRPr="00B70CA2">
        <w:t xml:space="preserve"> principales: desarrollar un diagnóstico que recogiera la percepción de la comunidad universitaria respecto del modelo vigente; elaborar una propuesta de actualización; y establecer orientaciones para el seguimiento y la mejora continua del MEI, que permitan a las unidades centrales y académicas evaluar su implementación y su impacto en los procesos y resultados formativos. Para abordar estos desafíos, se definió</w:t>
      </w:r>
      <w:r w:rsidR="003513FC" w:rsidRPr="00B70CA2">
        <w:t xml:space="preserve"> </w:t>
      </w:r>
      <w:r w:rsidR="00B70CA2">
        <w:t>un conjunto de etapas</w:t>
      </w:r>
      <w:r w:rsidR="00545D5A">
        <w:t>,</w:t>
      </w:r>
      <w:r w:rsidRPr="00B70CA2">
        <w:t xml:space="preserve"> cuyo punto de partida fue la aprobación de un plan de trabajo sustentado en un análisis documental orientado a dimensionar el alcance y la complejidad de esta actualización.</w:t>
      </w:r>
    </w:p>
    <w:p w14:paraId="0D7C6755" w14:textId="00AF1AA7" w:rsidR="00F6204C" w:rsidRDefault="00F6204C" w:rsidP="00F6204C">
      <w:pPr>
        <w:pStyle w:val="Descripcin"/>
        <w:keepNext/>
        <w:jc w:val="both"/>
      </w:pPr>
      <w:bookmarkStart w:id="7" w:name="_Toc225762012"/>
      <w:r>
        <w:t xml:space="preserve">Ilustración </w:t>
      </w:r>
      <w:fldSimple w:instr=" SEQ Ilustración \* ARABIC ">
        <w:r w:rsidR="00970BA6">
          <w:rPr>
            <w:noProof/>
          </w:rPr>
          <w:t>3</w:t>
        </w:r>
      </w:fldSimple>
      <w:r>
        <w:t xml:space="preserve">. </w:t>
      </w:r>
      <w:r w:rsidRPr="00286B25">
        <w:t>Etapas del proceso de actualización</w:t>
      </w:r>
      <w:bookmarkEnd w:id="7"/>
    </w:p>
    <w:p w14:paraId="17C6C657" w14:textId="72333492" w:rsidR="001455A8" w:rsidRDefault="000F4C26" w:rsidP="001455A8">
      <w:pPr>
        <w:spacing w:before="240" w:after="240"/>
        <w:jc w:val="both"/>
      </w:pPr>
      <w:r w:rsidRPr="000F4C26">
        <w:rPr>
          <w:noProof/>
        </w:rPr>
        <w:drawing>
          <wp:inline distT="0" distB="0" distL="0" distR="0" wp14:anchorId="3174C82A" wp14:editId="6FBB7C60">
            <wp:extent cx="5538132" cy="1711325"/>
            <wp:effectExtent l="0" t="0" r="5715" b="3175"/>
            <wp:docPr id="241206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06563" name=""/>
                    <pic:cNvPicPr/>
                  </pic:nvPicPr>
                  <pic:blipFill rotWithShape="1">
                    <a:blip r:embed="rId11"/>
                    <a:srcRect l="1318"/>
                    <a:stretch>
                      <a:fillRect/>
                    </a:stretch>
                  </pic:blipFill>
                  <pic:spPr bwMode="auto">
                    <a:xfrm>
                      <a:off x="0" y="0"/>
                      <a:ext cx="5538132" cy="1711325"/>
                    </a:xfrm>
                    <a:prstGeom prst="rect">
                      <a:avLst/>
                    </a:prstGeom>
                    <a:ln>
                      <a:noFill/>
                    </a:ln>
                    <a:extLst>
                      <a:ext uri="{53640926-AAD7-44D8-BBD7-CCE9431645EC}">
                        <a14:shadowObscured xmlns:a14="http://schemas.microsoft.com/office/drawing/2010/main"/>
                      </a:ext>
                    </a:extLst>
                  </pic:spPr>
                </pic:pic>
              </a:graphicData>
            </a:graphic>
          </wp:inline>
        </w:drawing>
      </w:r>
    </w:p>
    <w:p w14:paraId="6E904F17" w14:textId="5C18F582" w:rsidR="0067088C" w:rsidRPr="0067088C" w:rsidRDefault="0067088C" w:rsidP="0067088C">
      <w:pPr>
        <w:spacing w:before="240" w:after="240"/>
        <w:jc w:val="both"/>
      </w:pPr>
      <w:r>
        <w:t>La realización del diagnóstico tuvo como objetivo</w:t>
      </w:r>
      <w:r w:rsidR="008A5DD3">
        <w:t xml:space="preserve"> identificar</w:t>
      </w:r>
      <w:r w:rsidRPr="0067088C">
        <w:t xml:space="preserve"> las necesidades de </w:t>
      </w:r>
      <w:r w:rsidR="006B1E68">
        <w:t xml:space="preserve">mejora </w:t>
      </w:r>
      <w:r w:rsidRPr="0067088C">
        <w:t xml:space="preserve">del Modelo Educativo Institucional </w:t>
      </w:r>
      <w:r w:rsidR="00545D5A">
        <w:t>2014</w:t>
      </w:r>
      <w:r w:rsidR="001B21C0">
        <w:t xml:space="preserve">, </w:t>
      </w:r>
      <w:r w:rsidRPr="0067088C">
        <w:t>evalua</w:t>
      </w:r>
      <w:r w:rsidR="001B21C0">
        <w:t>ndo</w:t>
      </w:r>
      <w:r w:rsidRPr="0067088C">
        <w:t xml:space="preserve"> su capacidad para responder a los desafíos actuales de la educación superior. Para ello, se desarrolló un diagnóstico mixto de carácter secuencial, que combinó técnicas cualitativas y cuantitativas bajo un enfoque participativo triestamental. En una primera fase se realizaron entrevistas y grupos focales, considerando como unidad de análisis el discurso de los actores</w:t>
      </w:r>
      <w:r w:rsidR="001E2A24">
        <w:t>.</w:t>
      </w:r>
      <w:r w:rsidR="00ED0E72">
        <w:t xml:space="preserve"> </w:t>
      </w:r>
      <w:r w:rsidRPr="0067088C">
        <w:t>Sobre la base de los hallazgos cualitativos se diseñó y aplicó una encuesta institucional triestamental con el propósito de validar percepciones, identificar tendencias y cuantificar los principales resultados del diagnóstico. Este proceso se complementó con instancias de análisis y discusión académica, incluyendo paneles temáticos con especialistas y espacios de reflexión en el Comité Directivo. El levantamiento, procesamiento y análisis de la información permiti</w:t>
      </w:r>
      <w:r w:rsidR="00F0570B">
        <w:t>ó</w:t>
      </w:r>
      <w:r w:rsidRPr="0067088C">
        <w:t xml:space="preserve"> construir una comprensión integral del funcionamiento del modelo vigente, identificando fortalezas, desafíos y oportunidades de mejora que sirvieron como base para la actualización del MEI.</w:t>
      </w:r>
    </w:p>
    <w:p w14:paraId="3FB3A4B6" w14:textId="77777777" w:rsidR="001455A8" w:rsidRDefault="001455A8" w:rsidP="001455A8">
      <w:pPr>
        <w:spacing w:before="240" w:after="240"/>
        <w:jc w:val="both"/>
      </w:pPr>
    </w:p>
    <w:p w14:paraId="174FB391" w14:textId="424FA46E" w:rsidR="00F6204C" w:rsidRDefault="00F6204C" w:rsidP="00F6204C">
      <w:pPr>
        <w:pStyle w:val="Descripcin"/>
        <w:keepNext/>
        <w:jc w:val="both"/>
      </w:pPr>
      <w:bookmarkStart w:id="8" w:name="_Toc225762013"/>
      <w:r>
        <w:t xml:space="preserve">Ilustración </w:t>
      </w:r>
      <w:fldSimple w:instr=" SEQ Ilustración \* ARABIC ">
        <w:r w:rsidR="00970BA6">
          <w:rPr>
            <w:noProof/>
          </w:rPr>
          <w:t>4</w:t>
        </w:r>
      </w:fldSimple>
      <w:r>
        <w:t xml:space="preserve">. </w:t>
      </w:r>
      <w:r w:rsidRPr="00EA6DF8">
        <w:t>Metodología y procedimientos para la fase diagnóstica</w:t>
      </w:r>
      <w:bookmarkEnd w:id="8"/>
    </w:p>
    <w:p w14:paraId="661B38C3" w14:textId="4C735A1C" w:rsidR="00A67F43" w:rsidRDefault="00D832DA">
      <w:pPr>
        <w:spacing w:before="240" w:after="240"/>
        <w:jc w:val="both"/>
      </w:pPr>
      <w:r w:rsidRPr="00D832DA">
        <w:rPr>
          <w:noProof/>
        </w:rPr>
        <w:drawing>
          <wp:inline distT="0" distB="0" distL="0" distR="0" wp14:anchorId="0054CC7A" wp14:editId="1A4BEDBC">
            <wp:extent cx="5612130" cy="1872615"/>
            <wp:effectExtent l="0" t="0" r="7620" b="0"/>
            <wp:docPr id="734972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2880" name=""/>
                    <pic:cNvPicPr/>
                  </pic:nvPicPr>
                  <pic:blipFill>
                    <a:blip r:embed="rId12"/>
                    <a:stretch>
                      <a:fillRect/>
                    </a:stretch>
                  </pic:blipFill>
                  <pic:spPr>
                    <a:xfrm>
                      <a:off x="0" y="0"/>
                      <a:ext cx="5612130" cy="1872615"/>
                    </a:xfrm>
                    <a:prstGeom prst="rect">
                      <a:avLst/>
                    </a:prstGeom>
                  </pic:spPr>
                </pic:pic>
              </a:graphicData>
            </a:graphic>
          </wp:inline>
        </w:drawing>
      </w:r>
    </w:p>
    <w:p w14:paraId="0A157B48" w14:textId="3A73ED0A" w:rsidR="00F65A38" w:rsidRDefault="004F095D" w:rsidP="008632B7">
      <w:pPr>
        <w:spacing w:before="240" w:after="240"/>
        <w:jc w:val="both"/>
      </w:pPr>
      <w:r>
        <w:t xml:space="preserve">Los resultados del análisis cualitativo permitieron identificar acciones prioritarias para la actualización del MEI, entre las que destacan: </w:t>
      </w:r>
      <w:r w:rsidR="008632B7" w:rsidRPr="008632B7">
        <w:t>Definir atributos para el sello institucional que reconozcan los desafíos actuales/ globales</w:t>
      </w:r>
      <w:r w:rsidR="000B46AD">
        <w:t xml:space="preserve">; </w:t>
      </w:r>
      <w:r w:rsidR="008632B7" w:rsidRPr="008632B7">
        <w:t>Ampliar y diversificar los apoyos académicos y no académicos para atender las nuevas características del estudiantado</w:t>
      </w:r>
      <w:r w:rsidR="000B46AD">
        <w:t xml:space="preserve">; </w:t>
      </w:r>
      <w:r w:rsidR="008632B7" w:rsidRPr="008632B7">
        <w:t>Desarrollar una docencia, investigación e innovación comprometida con la diversidad, la inclusión y la justicia social</w:t>
      </w:r>
      <w:r w:rsidR="000B46AD">
        <w:t xml:space="preserve">; </w:t>
      </w:r>
      <w:r w:rsidR="008632B7" w:rsidRPr="008632B7">
        <w:t>Desarrollar programas con estructuras curriculares flexibles que posibiliten trayectorias diversas, interdisciplinarias y continuas</w:t>
      </w:r>
      <w:r w:rsidR="000B46AD">
        <w:t xml:space="preserve">; </w:t>
      </w:r>
      <w:r w:rsidR="008632B7" w:rsidRPr="008632B7">
        <w:t>Mejorar los sistemas de información y gestión académica, uniformando procesos y que permitan hacer seguimiento de los estados de avance</w:t>
      </w:r>
      <w:r w:rsidR="000B46AD">
        <w:t xml:space="preserve">; </w:t>
      </w:r>
      <w:r w:rsidR="008632B7" w:rsidRPr="008632B7">
        <w:t>Diseñar un proceso de monitoreo del MEI, que permita su evaluación y mejora continua.</w:t>
      </w:r>
    </w:p>
    <w:p w14:paraId="0662DAAA" w14:textId="57BC8344" w:rsidR="008C5A30" w:rsidRDefault="008C5A30" w:rsidP="008C5A30">
      <w:pPr>
        <w:pStyle w:val="Descripcin"/>
        <w:keepNext/>
        <w:jc w:val="both"/>
      </w:pPr>
      <w:bookmarkStart w:id="9" w:name="_Toc225762014"/>
      <w:r>
        <w:t xml:space="preserve">Ilustración </w:t>
      </w:r>
      <w:fldSimple w:instr=" SEQ Ilustración \* ARABIC ">
        <w:r w:rsidR="00970BA6">
          <w:rPr>
            <w:noProof/>
          </w:rPr>
          <w:t>5</w:t>
        </w:r>
      </w:fldSimple>
      <w:r>
        <w:t>. P</w:t>
      </w:r>
      <w:r w:rsidRPr="006E6F4C">
        <w:t>articipación en la fase diagnóstica</w:t>
      </w:r>
      <w:bookmarkEnd w:id="9"/>
    </w:p>
    <w:p w14:paraId="196B5D4A" w14:textId="52FFB13D" w:rsidR="008C5A30" w:rsidRDefault="00A21ABE" w:rsidP="008C5A30">
      <w:pPr>
        <w:spacing w:before="240" w:after="240"/>
        <w:jc w:val="both"/>
      </w:pPr>
      <w:r w:rsidRPr="00A21ABE">
        <w:rPr>
          <w:noProof/>
        </w:rPr>
        <w:drawing>
          <wp:inline distT="0" distB="0" distL="0" distR="0" wp14:anchorId="363F641A" wp14:editId="0A3068DD">
            <wp:extent cx="6418644" cy="2484208"/>
            <wp:effectExtent l="0" t="0" r="1270" b="0"/>
            <wp:docPr id="197707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5955" name=""/>
                    <pic:cNvPicPr/>
                  </pic:nvPicPr>
                  <pic:blipFill rotWithShape="1">
                    <a:blip r:embed="rId13"/>
                    <a:srcRect l="3580" t="10507" r="7115" b="15349"/>
                    <a:stretch>
                      <a:fillRect/>
                    </a:stretch>
                  </pic:blipFill>
                  <pic:spPr bwMode="auto">
                    <a:xfrm>
                      <a:off x="0" y="0"/>
                      <a:ext cx="6439356" cy="2492224"/>
                    </a:xfrm>
                    <a:prstGeom prst="rect">
                      <a:avLst/>
                    </a:prstGeom>
                    <a:ln>
                      <a:noFill/>
                    </a:ln>
                    <a:extLst>
                      <a:ext uri="{53640926-AAD7-44D8-BBD7-CCE9431645EC}">
                        <a14:shadowObscured xmlns:a14="http://schemas.microsoft.com/office/drawing/2010/main"/>
                      </a:ext>
                    </a:extLst>
                  </pic:spPr>
                </pic:pic>
              </a:graphicData>
            </a:graphic>
          </wp:inline>
        </w:drawing>
      </w:r>
    </w:p>
    <w:p w14:paraId="46E695D5" w14:textId="77777777" w:rsidR="008C5A30" w:rsidRPr="00F65A38" w:rsidRDefault="008C5A30" w:rsidP="008C5A30">
      <w:pPr>
        <w:spacing w:before="240" w:after="240"/>
        <w:jc w:val="both"/>
      </w:pPr>
    </w:p>
    <w:p w14:paraId="68552CC2" w14:textId="77777777" w:rsidR="00C2455B" w:rsidRDefault="00C2455B" w:rsidP="008632B7">
      <w:pPr>
        <w:spacing w:before="240" w:after="240"/>
        <w:jc w:val="both"/>
      </w:pPr>
    </w:p>
    <w:p w14:paraId="661F9656" w14:textId="42280223" w:rsidR="00F6204C" w:rsidRDefault="00F6204C" w:rsidP="00F6204C">
      <w:pPr>
        <w:pStyle w:val="Descripcin"/>
        <w:keepNext/>
        <w:jc w:val="both"/>
      </w:pPr>
      <w:bookmarkStart w:id="10" w:name="_Toc225762015"/>
      <w:r>
        <w:t xml:space="preserve">Ilustración </w:t>
      </w:r>
      <w:fldSimple w:instr=" SEQ Ilustración \* ARABIC ">
        <w:r w:rsidR="00970BA6">
          <w:rPr>
            <w:noProof/>
          </w:rPr>
          <w:t>6</w:t>
        </w:r>
      </w:fldSimple>
      <w:r>
        <w:t xml:space="preserve">. </w:t>
      </w:r>
      <w:r w:rsidRPr="00214DEB">
        <w:t>Desde el diagnóstico a la estructura del MEI actualizado</w:t>
      </w:r>
      <w:bookmarkEnd w:id="10"/>
    </w:p>
    <w:p w14:paraId="04617A89" w14:textId="77777777" w:rsidR="00C2455B" w:rsidRDefault="00C2455B" w:rsidP="00C2455B">
      <w:pPr>
        <w:spacing w:before="240" w:after="240"/>
        <w:jc w:val="both"/>
      </w:pPr>
      <w:r w:rsidRPr="007029DC">
        <w:rPr>
          <w:noProof/>
        </w:rPr>
        <w:drawing>
          <wp:inline distT="0" distB="0" distL="0" distR="0" wp14:anchorId="2AA69903" wp14:editId="5448C741">
            <wp:extent cx="5612130" cy="4316447"/>
            <wp:effectExtent l="0" t="0" r="7620" b="8255"/>
            <wp:docPr id="702297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97258" name=""/>
                    <pic:cNvPicPr/>
                  </pic:nvPicPr>
                  <pic:blipFill rotWithShape="1">
                    <a:blip r:embed="rId14"/>
                    <a:srcRect t="2739"/>
                    <a:stretch>
                      <a:fillRect/>
                    </a:stretch>
                  </pic:blipFill>
                  <pic:spPr bwMode="auto">
                    <a:xfrm>
                      <a:off x="0" y="0"/>
                      <a:ext cx="5612130" cy="4316447"/>
                    </a:xfrm>
                    <a:prstGeom prst="rect">
                      <a:avLst/>
                    </a:prstGeom>
                    <a:ln>
                      <a:noFill/>
                    </a:ln>
                    <a:extLst>
                      <a:ext uri="{53640926-AAD7-44D8-BBD7-CCE9431645EC}">
                        <a14:shadowObscured xmlns:a14="http://schemas.microsoft.com/office/drawing/2010/main"/>
                      </a:ext>
                    </a:extLst>
                  </pic:spPr>
                </pic:pic>
              </a:graphicData>
            </a:graphic>
          </wp:inline>
        </w:drawing>
      </w:r>
    </w:p>
    <w:p w14:paraId="35C5E6E1" w14:textId="77777777" w:rsidR="00B8653F" w:rsidRDefault="00B8653F" w:rsidP="00B8653F">
      <w:pPr>
        <w:spacing w:before="240" w:after="240"/>
        <w:jc w:val="both"/>
      </w:pPr>
      <w:r w:rsidRPr="00B8653F">
        <w:t>En coherencia con estos lineamientos, el siguiente apartado presenta los resultados del diagnóstico institucional, profundizando en los principales hallazgos que sustentan y orientan dichas acciones prioritarias.</w:t>
      </w:r>
    </w:p>
    <w:p w14:paraId="04370C1A" w14:textId="77777777" w:rsidR="00B8653F" w:rsidRDefault="00B8653F" w:rsidP="00B8653F">
      <w:pPr>
        <w:spacing w:before="240" w:after="240"/>
        <w:jc w:val="both"/>
      </w:pPr>
    </w:p>
    <w:p w14:paraId="2425CE58" w14:textId="3280A6E2" w:rsidR="00030FD8" w:rsidRPr="004E4775" w:rsidRDefault="008A06A4" w:rsidP="00F95602">
      <w:pPr>
        <w:pStyle w:val="Ttulo1"/>
      </w:pPr>
      <w:bookmarkStart w:id="11" w:name="_heading=h.r9ybzb67i9im" w:colFirst="0" w:colLast="0"/>
      <w:bookmarkStart w:id="12" w:name="_Toc225761912"/>
      <w:bookmarkEnd w:id="11"/>
      <w:r>
        <w:t>Resultados del d</w:t>
      </w:r>
      <w:r w:rsidR="00F95602">
        <w:t>iagnóstico MEI</w:t>
      </w:r>
      <w:r w:rsidR="006109B4">
        <w:t xml:space="preserve"> 2014</w:t>
      </w:r>
      <w:bookmarkEnd w:id="12"/>
    </w:p>
    <w:p w14:paraId="4A752242" w14:textId="77777777" w:rsidR="001D3944" w:rsidRDefault="001D3944" w:rsidP="00292BE8">
      <w:pPr>
        <w:jc w:val="both"/>
        <w:rPr>
          <w:lang w:val="es-ES"/>
        </w:rPr>
      </w:pPr>
      <w:r w:rsidRPr="001D3944">
        <w:rPr>
          <w:lang w:val="es-ES"/>
        </w:rPr>
        <w:t>En sintonía con las acciones prioritarias identificadas, este apartado presenta los resultados del diagnóstico institucional, destacando los principales hallazgos que orientan la actualización del Modelo Educativo Institucional, en concordancia con los desafíos del sistema de educación superior, los marcos de política pública vigentes y el carácter público, laico y pluralista de la Universidad de Santiago de Chile.</w:t>
      </w:r>
    </w:p>
    <w:p w14:paraId="3594738C" w14:textId="084B43CF" w:rsidR="00292BE8" w:rsidRPr="00292BE8" w:rsidRDefault="00292BE8" w:rsidP="00292BE8">
      <w:pPr>
        <w:jc w:val="both"/>
        <w:rPr>
          <w:lang w:val="es-ES"/>
        </w:rPr>
      </w:pPr>
      <w:r w:rsidRPr="00292BE8">
        <w:rPr>
          <w:lang w:val="es-ES"/>
        </w:rPr>
        <w:t>La fase diagnóstica del proceso de actualización del MEI contempló un enfoque metodológico mixto, orientado a promover la participación efectiva de las y los integrantes de la comunidad universitaria. Este enfoque buscó no solo recoger sus percepciones, sino también asegurar niveles adecuados de información que permitieran una contribución sustantiva a los debates en torno a la actualización del Modelo Educativo Institucional en la USACH. Asimismo, se procuró la participación de representantes de distintos estamentos y unidades académicas, con el propósito de resguardar la diversidad de visiones e intereses presentes en la comunidad universitaria.</w:t>
      </w:r>
    </w:p>
    <w:p w14:paraId="72567F98" w14:textId="571288DC" w:rsidR="00292BE8" w:rsidRPr="00292BE8" w:rsidRDefault="00292BE8" w:rsidP="00292BE8">
      <w:pPr>
        <w:jc w:val="both"/>
        <w:rPr>
          <w:lang w:val="es-ES"/>
        </w:rPr>
      </w:pPr>
      <w:r w:rsidRPr="00292BE8">
        <w:rPr>
          <w:lang w:val="es-ES"/>
        </w:rPr>
        <w:t>Para ello, se diseñó una metodología y un plan de trabajo que incluyó la recolección, sistematización y análisis de información, con el fin de caracterizar el MEI vigente y evaluar críticamente la pertinencia de sus componentes, orientando así su mejora continua. En una primera etapa, se levantó información cualitativa mediante grupos focales y entrevistas en profundidad.</w:t>
      </w:r>
      <w:r w:rsidR="00F7163A">
        <w:rPr>
          <w:lang w:val="es-ES"/>
        </w:rPr>
        <w:t xml:space="preserve"> Sus resultados se expresaron en ideas fuerza</w:t>
      </w:r>
      <w:r w:rsidR="00730E58">
        <w:rPr>
          <w:lang w:val="es-ES"/>
        </w:rPr>
        <w:t xml:space="preserve">, caracterizadas como los elementos centrales del diagnóstico y de las propuestas emanadas de esta etapa. </w:t>
      </w:r>
      <w:r w:rsidR="00363703">
        <w:rPr>
          <w:lang w:val="es-ES"/>
        </w:rPr>
        <w:t>Estas se concentran en ocho ámbitos:</w:t>
      </w:r>
      <w:r w:rsidR="004657CA">
        <w:rPr>
          <w:lang w:val="es-ES"/>
        </w:rPr>
        <w:t xml:space="preserve"> Atributos del </w:t>
      </w:r>
      <w:r w:rsidR="00BE4B29">
        <w:rPr>
          <w:lang w:val="es-ES"/>
        </w:rPr>
        <w:t xml:space="preserve">Sello Institucional; </w:t>
      </w:r>
      <w:r w:rsidR="00BE4B29" w:rsidRPr="00BE4B29">
        <w:rPr>
          <w:lang w:val="es-ES"/>
        </w:rPr>
        <w:t>Derecho a la Diferencia e Inclusión</w:t>
      </w:r>
      <w:r w:rsidR="00BE4B29">
        <w:rPr>
          <w:lang w:val="es-ES"/>
        </w:rPr>
        <w:t xml:space="preserve">; </w:t>
      </w:r>
      <w:r w:rsidR="00BE4B29" w:rsidRPr="00BE4B29">
        <w:rPr>
          <w:lang w:val="es-ES"/>
        </w:rPr>
        <w:t>Formación para la docencia y evaluación de la docencia</w:t>
      </w:r>
      <w:r w:rsidR="00BE4B29">
        <w:rPr>
          <w:lang w:val="es-ES"/>
        </w:rPr>
        <w:t>;</w:t>
      </w:r>
      <w:r w:rsidR="00BE4B29" w:rsidRPr="00BE4B29">
        <w:t xml:space="preserve"> </w:t>
      </w:r>
      <w:r w:rsidR="00BE4B29" w:rsidRPr="00BE4B29">
        <w:rPr>
          <w:lang w:val="es-ES"/>
        </w:rPr>
        <w:t>Flexibilidad, articulación y modalidad de programas</w:t>
      </w:r>
      <w:r w:rsidR="001825BF">
        <w:rPr>
          <w:lang w:val="es-ES"/>
        </w:rPr>
        <w:t>;</w:t>
      </w:r>
      <w:r w:rsidR="00BE4B29">
        <w:rPr>
          <w:lang w:val="es-ES"/>
        </w:rPr>
        <w:t xml:space="preserve"> </w:t>
      </w:r>
      <w:r w:rsidR="00BE4B29" w:rsidRPr="00BE4B29">
        <w:rPr>
          <w:lang w:val="es-ES"/>
        </w:rPr>
        <w:t>Infraestructura, servicios institucionales y recursos de apoyo a la formación</w:t>
      </w:r>
      <w:r w:rsidR="00BE4B29">
        <w:rPr>
          <w:lang w:val="es-ES"/>
        </w:rPr>
        <w:t>; Mundo</w:t>
      </w:r>
      <w:r w:rsidR="00BE4B29" w:rsidRPr="00BE4B29">
        <w:rPr>
          <w:lang w:val="es-ES"/>
        </w:rPr>
        <w:t xml:space="preserve"> profesional y bidireccionalidad con el territorio</w:t>
      </w:r>
      <w:r w:rsidR="00BE4B29">
        <w:rPr>
          <w:lang w:val="es-ES"/>
        </w:rPr>
        <w:t xml:space="preserve">; </w:t>
      </w:r>
      <w:r w:rsidR="006807D5" w:rsidRPr="006807D5">
        <w:rPr>
          <w:lang w:val="es-ES"/>
        </w:rPr>
        <w:t>Investigación, innovación y creación</w:t>
      </w:r>
      <w:r w:rsidR="00405831">
        <w:rPr>
          <w:lang w:val="es-ES"/>
        </w:rPr>
        <w:t xml:space="preserve">; </w:t>
      </w:r>
      <w:r w:rsidR="00405831" w:rsidRPr="00405831">
        <w:rPr>
          <w:lang w:val="es-ES"/>
        </w:rPr>
        <w:t>Eficiencia de la gestión académica</w:t>
      </w:r>
      <w:r w:rsidR="00405831">
        <w:rPr>
          <w:lang w:val="es-ES"/>
        </w:rPr>
        <w:t>.</w:t>
      </w:r>
    </w:p>
    <w:p w14:paraId="081625CB" w14:textId="6AB669AF" w:rsidR="00EC3239" w:rsidRDefault="00292BE8" w:rsidP="00292BE8">
      <w:pPr>
        <w:jc w:val="both"/>
        <w:rPr>
          <w:lang w:val="es-ES"/>
        </w:rPr>
      </w:pPr>
      <w:r w:rsidRPr="00292BE8">
        <w:rPr>
          <w:lang w:val="es-ES"/>
        </w:rPr>
        <w:t>Posteriormente, los resultados de esta fase fueron incorporados en una encuesta, cuyo objetivo fue evaluar el grado de acuerdo de la comunidad universitaria tanto con el diagnóstico elaborado como con los principales desafíos identificados para el MEI, recogidos a partir de los grupos focales y de las entrevistas, tanto internas como externas</w:t>
      </w:r>
      <w:r w:rsidR="00610D0D">
        <w:rPr>
          <w:lang w:val="es-ES"/>
        </w:rPr>
        <w:t>,</w:t>
      </w:r>
      <w:r w:rsidR="001825BF">
        <w:rPr>
          <w:lang w:val="es-ES"/>
        </w:rPr>
        <w:t xml:space="preserve"> en los </w:t>
      </w:r>
      <w:r w:rsidR="00C20FDB">
        <w:rPr>
          <w:lang w:val="es-ES"/>
        </w:rPr>
        <w:t>ocho ámbitos descritos</w:t>
      </w:r>
      <w:r w:rsidRPr="00292BE8">
        <w:rPr>
          <w:lang w:val="es-ES"/>
        </w:rPr>
        <w:t>.</w:t>
      </w:r>
    </w:p>
    <w:p w14:paraId="2D8C7191" w14:textId="77777777" w:rsidR="00F7163A" w:rsidRDefault="00F7163A" w:rsidP="00292BE8">
      <w:pPr>
        <w:jc w:val="both"/>
        <w:rPr>
          <w:lang w:val="es-ES"/>
        </w:rPr>
      </w:pPr>
    </w:p>
    <w:p w14:paraId="3144D319" w14:textId="6AF96CE2" w:rsidR="00020038" w:rsidRDefault="00020038" w:rsidP="00020038">
      <w:pPr>
        <w:pStyle w:val="Descripcin"/>
        <w:keepNext/>
      </w:pPr>
      <w:bookmarkStart w:id="13" w:name="_Toc225761998"/>
      <w:r>
        <w:t xml:space="preserve">Tabla </w:t>
      </w:r>
      <w:fldSimple w:instr=" SEQ Tabla \* ARABIC ">
        <w:r>
          <w:rPr>
            <w:noProof/>
          </w:rPr>
          <w:t>1</w:t>
        </w:r>
      </w:fldSimple>
      <w:r>
        <w:t>. Distribución de la participación de la comunidad universitaria en la encuesta</w:t>
      </w:r>
      <w:bookmarkEnd w:id="13"/>
    </w:p>
    <w:tbl>
      <w:tblPr>
        <w:tblStyle w:val="Tablanormal3"/>
        <w:tblW w:w="5000" w:type="pct"/>
        <w:tblLook w:val="04A0" w:firstRow="1" w:lastRow="0" w:firstColumn="1" w:lastColumn="0" w:noHBand="0" w:noVBand="1"/>
      </w:tblPr>
      <w:tblGrid>
        <w:gridCol w:w="1929"/>
        <w:gridCol w:w="1985"/>
        <w:gridCol w:w="1697"/>
        <w:gridCol w:w="1587"/>
        <w:gridCol w:w="1640"/>
      </w:tblGrid>
      <w:tr w:rsidR="00020038" w:rsidRPr="00A8117E" w14:paraId="678137DD" w14:textId="77777777" w:rsidTr="00A8117E">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91" w:type="pct"/>
            <w:noWrap/>
            <w:hideMark/>
          </w:tcPr>
          <w:p w14:paraId="24D3B8CC" w14:textId="77777777" w:rsidR="00020038" w:rsidRPr="00A8117E" w:rsidRDefault="00020038" w:rsidP="00875B79">
            <w:pPr>
              <w:rPr>
                <w:rFonts w:ascii="Aptos Narrow" w:eastAsia="Times New Roman" w:hAnsi="Aptos Narrow" w:cs="Times New Roman"/>
                <w:b w:val="0"/>
                <w:bCs w:val="0"/>
                <w:color w:val="000000"/>
                <w:sz w:val="14"/>
                <w:szCs w:val="14"/>
              </w:rPr>
            </w:pPr>
            <w:r w:rsidRPr="00A8117E">
              <w:rPr>
                <w:rFonts w:ascii="Aptos Narrow" w:eastAsia="Times New Roman" w:hAnsi="Aptos Narrow" w:cs="Times New Roman"/>
                <w:color w:val="000000"/>
                <w:sz w:val="14"/>
                <w:szCs w:val="14"/>
              </w:rPr>
              <w:t>Estamento</w:t>
            </w:r>
          </w:p>
        </w:tc>
        <w:tc>
          <w:tcPr>
            <w:tcW w:w="1123" w:type="pct"/>
            <w:noWrap/>
            <w:hideMark/>
          </w:tcPr>
          <w:p w14:paraId="69653EDA" w14:textId="77777777" w:rsidR="00020038" w:rsidRPr="00A8117E" w:rsidRDefault="00020038" w:rsidP="00A8117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sz w:val="14"/>
                <w:szCs w:val="14"/>
              </w:rPr>
            </w:pPr>
            <w:r w:rsidRPr="00A8117E">
              <w:rPr>
                <w:rFonts w:ascii="Aptos Narrow" w:eastAsia="Times New Roman" w:hAnsi="Aptos Narrow" w:cs="Times New Roman"/>
                <w:color w:val="000000"/>
                <w:sz w:val="14"/>
                <w:szCs w:val="14"/>
              </w:rPr>
              <w:t>Encuestados</w:t>
            </w:r>
          </w:p>
        </w:tc>
        <w:tc>
          <w:tcPr>
            <w:tcW w:w="960" w:type="pct"/>
            <w:noWrap/>
            <w:hideMark/>
          </w:tcPr>
          <w:p w14:paraId="6C291BBE" w14:textId="77777777" w:rsidR="00020038" w:rsidRPr="00A8117E" w:rsidRDefault="00020038" w:rsidP="00A8117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sz w:val="14"/>
                <w:szCs w:val="14"/>
              </w:rPr>
            </w:pPr>
            <w:r w:rsidRPr="00A8117E">
              <w:rPr>
                <w:rFonts w:ascii="Aptos Narrow" w:eastAsia="Times New Roman" w:hAnsi="Aptos Narrow" w:cs="Times New Roman"/>
                <w:color w:val="000000"/>
                <w:sz w:val="14"/>
                <w:szCs w:val="14"/>
              </w:rPr>
              <w:t>% del Total</w:t>
            </w:r>
          </w:p>
        </w:tc>
        <w:tc>
          <w:tcPr>
            <w:tcW w:w="898" w:type="pct"/>
            <w:noWrap/>
            <w:hideMark/>
          </w:tcPr>
          <w:p w14:paraId="001A2D1B" w14:textId="77777777" w:rsidR="00020038" w:rsidRPr="00A8117E" w:rsidRDefault="00020038" w:rsidP="00A8117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sz w:val="14"/>
                <w:szCs w:val="14"/>
              </w:rPr>
            </w:pPr>
            <w:r w:rsidRPr="00A8117E">
              <w:rPr>
                <w:rFonts w:ascii="Aptos Narrow" w:eastAsia="Times New Roman" w:hAnsi="Aptos Narrow" w:cs="Times New Roman"/>
                <w:color w:val="000000"/>
                <w:sz w:val="14"/>
                <w:szCs w:val="14"/>
              </w:rPr>
              <w:t>Población</w:t>
            </w:r>
          </w:p>
        </w:tc>
        <w:tc>
          <w:tcPr>
            <w:tcW w:w="928" w:type="pct"/>
            <w:noWrap/>
            <w:hideMark/>
          </w:tcPr>
          <w:p w14:paraId="074119A3" w14:textId="77777777" w:rsidR="00020038" w:rsidRPr="00A8117E" w:rsidRDefault="00020038" w:rsidP="00A8117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b w:val="0"/>
                <w:bCs w:val="0"/>
                <w:color w:val="000000"/>
                <w:sz w:val="14"/>
                <w:szCs w:val="14"/>
              </w:rPr>
            </w:pPr>
            <w:r w:rsidRPr="00A8117E">
              <w:rPr>
                <w:rFonts w:ascii="Aptos Narrow" w:eastAsia="Times New Roman" w:hAnsi="Aptos Narrow" w:cs="Times New Roman"/>
                <w:color w:val="000000"/>
                <w:sz w:val="14"/>
                <w:szCs w:val="14"/>
              </w:rPr>
              <w:t>% Muestra</w:t>
            </w:r>
          </w:p>
        </w:tc>
      </w:tr>
      <w:tr w:rsidR="00020038" w:rsidRPr="00A8117E" w14:paraId="29FB6838" w14:textId="77777777" w:rsidTr="00A8117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91" w:type="pct"/>
            <w:noWrap/>
            <w:hideMark/>
          </w:tcPr>
          <w:p w14:paraId="63490399" w14:textId="77777777" w:rsidR="00020038" w:rsidRPr="00A8117E" w:rsidRDefault="00020038" w:rsidP="00875B79">
            <w:pPr>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Estudiantes</w:t>
            </w:r>
          </w:p>
        </w:tc>
        <w:tc>
          <w:tcPr>
            <w:tcW w:w="1123" w:type="pct"/>
            <w:noWrap/>
            <w:hideMark/>
          </w:tcPr>
          <w:p w14:paraId="031BEBD6"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1.680</w:t>
            </w:r>
          </w:p>
        </w:tc>
        <w:tc>
          <w:tcPr>
            <w:tcW w:w="960" w:type="pct"/>
            <w:noWrap/>
            <w:hideMark/>
          </w:tcPr>
          <w:p w14:paraId="61332FC1"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80,0%</w:t>
            </w:r>
          </w:p>
        </w:tc>
        <w:tc>
          <w:tcPr>
            <w:tcW w:w="898" w:type="pct"/>
            <w:noWrap/>
            <w:hideMark/>
          </w:tcPr>
          <w:p w14:paraId="03BBF61B"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32.319</w:t>
            </w:r>
          </w:p>
        </w:tc>
        <w:tc>
          <w:tcPr>
            <w:tcW w:w="928" w:type="pct"/>
            <w:noWrap/>
            <w:hideMark/>
          </w:tcPr>
          <w:p w14:paraId="5CDD1F02"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5,2%</w:t>
            </w:r>
          </w:p>
        </w:tc>
      </w:tr>
      <w:tr w:rsidR="00020038" w:rsidRPr="00A8117E" w14:paraId="4805A4A0" w14:textId="77777777" w:rsidTr="00A8117E">
        <w:trPr>
          <w:trHeight w:val="290"/>
        </w:trPr>
        <w:tc>
          <w:tcPr>
            <w:cnfStyle w:val="001000000000" w:firstRow="0" w:lastRow="0" w:firstColumn="1" w:lastColumn="0" w:oddVBand="0" w:evenVBand="0" w:oddHBand="0" w:evenHBand="0" w:firstRowFirstColumn="0" w:firstRowLastColumn="0" w:lastRowFirstColumn="0" w:lastRowLastColumn="0"/>
            <w:tcW w:w="1091" w:type="pct"/>
            <w:noWrap/>
            <w:hideMark/>
          </w:tcPr>
          <w:p w14:paraId="2CD9F3AD" w14:textId="77777777" w:rsidR="00020038" w:rsidRPr="00A8117E" w:rsidRDefault="00020038" w:rsidP="00875B79">
            <w:pPr>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Académicos</w:t>
            </w:r>
          </w:p>
        </w:tc>
        <w:tc>
          <w:tcPr>
            <w:tcW w:w="1123" w:type="pct"/>
            <w:noWrap/>
            <w:hideMark/>
          </w:tcPr>
          <w:p w14:paraId="40660AB1"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280</w:t>
            </w:r>
          </w:p>
        </w:tc>
        <w:tc>
          <w:tcPr>
            <w:tcW w:w="960" w:type="pct"/>
            <w:noWrap/>
            <w:hideMark/>
          </w:tcPr>
          <w:p w14:paraId="25B4EFC9"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13,3%</w:t>
            </w:r>
          </w:p>
        </w:tc>
        <w:tc>
          <w:tcPr>
            <w:tcW w:w="898" w:type="pct"/>
            <w:noWrap/>
            <w:hideMark/>
          </w:tcPr>
          <w:p w14:paraId="295FB070"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3.312</w:t>
            </w:r>
          </w:p>
        </w:tc>
        <w:tc>
          <w:tcPr>
            <w:tcW w:w="928" w:type="pct"/>
            <w:noWrap/>
            <w:hideMark/>
          </w:tcPr>
          <w:p w14:paraId="570077ED"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8,5%</w:t>
            </w:r>
          </w:p>
        </w:tc>
      </w:tr>
      <w:tr w:rsidR="00020038" w:rsidRPr="00A8117E" w14:paraId="79698812" w14:textId="77777777" w:rsidTr="00A8117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91" w:type="pct"/>
            <w:noWrap/>
            <w:hideMark/>
          </w:tcPr>
          <w:p w14:paraId="1B896CB0" w14:textId="77777777" w:rsidR="00020038" w:rsidRPr="00A8117E" w:rsidRDefault="00020038" w:rsidP="00875B79">
            <w:pPr>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Funcionarios</w:t>
            </w:r>
          </w:p>
        </w:tc>
        <w:tc>
          <w:tcPr>
            <w:tcW w:w="1123" w:type="pct"/>
            <w:noWrap/>
            <w:hideMark/>
          </w:tcPr>
          <w:p w14:paraId="021B5842"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141</w:t>
            </w:r>
          </w:p>
        </w:tc>
        <w:tc>
          <w:tcPr>
            <w:tcW w:w="960" w:type="pct"/>
            <w:noWrap/>
            <w:hideMark/>
          </w:tcPr>
          <w:p w14:paraId="6E1597EB"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6,7%</w:t>
            </w:r>
          </w:p>
        </w:tc>
        <w:tc>
          <w:tcPr>
            <w:tcW w:w="898" w:type="pct"/>
            <w:noWrap/>
            <w:hideMark/>
          </w:tcPr>
          <w:p w14:paraId="4D71F833"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2.403</w:t>
            </w:r>
          </w:p>
        </w:tc>
        <w:tc>
          <w:tcPr>
            <w:tcW w:w="928" w:type="pct"/>
            <w:noWrap/>
            <w:hideMark/>
          </w:tcPr>
          <w:p w14:paraId="284BA79A" w14:textId="77777777" w:rsidR="00020038" w:rsidRPr="00A8117E" w:rsidRDefault="00020038" w:rsidP="00A8117E">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4"/>
                <w:szCs w:val="14"/>
              </w:rPr>
            </w:pPr>
            <w:r w:rsidRPr="00A8117E">
              <w:rPr>
                <w:rFonts w:ascii="Aptos Narrow" w:eastAsia="Times New Roman" w:hAnsi="Aptos Narrow" w:cs="Times New Roman"/>
                <w:color w:val="000000"/>
                <w:sz w:val="14"/>
                <w:szCs w:val="14"/>
              </w:rPr>
              <w:t>5,9%</w:t>
            </w:r>
          </w:p>
        </w:tc>
      </w:tr>
      <w:tr w:rsidR="00020038" w:rsidRPr="00A8117E" w14:paraId="0BCD8C96" w14:textId="77777777" w:rsidTr="00A8117E">
        <w:trPr>
          <w:trHeight w:val="290"/>
        </w:trPr>
        <w:tc>
          <w:tcPr>
            <w:cnfStyle w:val="001000000000" w:firstRow="0" w:lastRow="0" w:firstColumn="1" w:lastColumn="0" w:oddVBand="0" w:evenVBand="0" w:oddHBand="0" w:evenHBand="0" w:firstRowFirstColumn="0" w:firstRowLastColumn="0" w:lastRowFirstColumn="0" w:lastRowLastColumn="0"/>
            <w:tcW w:w="1091" w:type="pct"/>
            <w:noWrap/>
            <w:hideMark/>
          </w:tcPr>
          <w:p w14:paraId="60962588" w14:textId="77777777" w:rsidR="00020038" w:rsidRPr="00A8117E" w:rsidRDefault="00020038" w:rsidP="00875B79">
            <w:pPr>
              <w:rPr>
                <w:rFonts w:ascii="Aptos Narrow" w:eastAsia="Times New Roman" w:hAnsi="Aptos Narrow" w:cs="Times New Roman"/>
                <w:b w:val="0"/>
                <w:bCs w:val="0"/>
                <w:color w:val="000000"/>
                <w:sz w:val="14"/>
                <w:szCs w:val="14"/>
              </w:rPr>
            </w:pPr>
            <w:r w:rsidRPr="00A8117E">
              <w:rPr>
                <w:rFonts w:ascii="Aptos Narrow" w:eastAsia="Times New Roman" w:hAnsi="Aptos Narrow" w:cs="Times New Roman"/>
                <w:color w:val="000000"/>
                <w:sz w:val="14"/>
                <w:szCs w:val="14"/>
              </w:rPr>
              <w:t>Total</w:t>
            </w:r>
          </w:p>
        </w:tc>
        <w:tc>
          <w:tcPr>
            <w:tcW w:w="1123" w:type="pct"/>
            <w:noWrap/>
            <w:hideMark/>
          </w:tcPr>
          <w:p w14:paraId="7B2AAA25"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14"/>
                <w:szCs w:val="14"/>
              </w:rPr>
            </w:pPr>
            <w:r w:rsidRPr="00A8117E">
              <w:rPr>
                <w:rFonts w:ascii="Aptos Narrow" w:eastAsia="Times New Roman" w:hAnsi="Aptos Narrow" w:cs="Times New Roman"/>
                <w:b/>
                <w:bCs/>
                <w:color w:val="000000"/>
                <w:sz w:val="14"/>
                <w:szCs w:val="14"/>
              </w:rPr>
              <w:t>2.101</w:t>
            </w:r>
          </w:p>
        </w:tc>
        <w:tc>
          <w:tcPr>
            <w:tcW w:w="960" w:type="pct"/>
            <w:noWrap/>
            <w:hideMark/>
          </w:tcPr>
          <w:p w14:paraId="2ECE422E"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14"/>
                <w:szCs w:val="14"/>
              </w:rPr>
            </w:pPr>
            <w:r w:rsidRPr="00A8117E">
              <w:rPr>
                <w:rFonts w:ascii="Aptos Narrow" w:eastAsia="Times New Roman" w:hAnsi="Aptos Narrow" w:cs="Times New Roman"/>
                <w:b/>
                <w:bCs/>
                <w:color w:val="000000"/>
                <w:sz w:val="14"/>
                <w:szCs w:val="14"/>
              </w:rPr>
              <w:t>100,0%</w:t>
            </w:r>
          </w:p>
        </w:tc>
        <w:tc>
          <w:tcPr>
            <w:tcW w:w="898" w:type="pct"/>
            <w:noWrap/>
            <w:hideMark/>
          </w:tcPr>
          <w:p w14:paraId="39CDB88D"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14"/>
                <w:szCs w:val="14"/>
              </w:rPr>
            </w:pPr>
            <w:r w:rsidRPr="00A8117E">
              <w:rPr>
                <w:rFonts w:ascii="Aptos Narrow" w:eastAsia="Times New Roman" w:hAnsi="Aptos Narrow" w:cs="Times New Roman"/>
                <w:b/>
                <w:bCs/>
                <w:color w:val="000000"/>
                <w:sz w:val="14"/>
                <w:szCs w:val="14"/>
              </w:rPr>
              <w:t>38.034</w:t>
            </w:r>
          </w:p>
        </w:tc>
        <w:tc>
          <w:tcPr>
            <w:tcW w:w="928" w:type="pct"/>
            <w:noWrap/>
            <w:hideMark/>
          </w:tcPr>
          <w:p w14:paraId="242DCAE6" w14:textId="77777777" w:rsidR="00020038" w:rsidRPr="00A8117E" w:rsidRDefault="00020038" w:rsidP="00A8117E">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14"/>
                <w:szCs w:val="14"/>
              </w:rPr>
            </w:pPr>
            <w:r w:rsidRPr="00A8117E">
              <w:rPr>
                <w:rFonts w:ascii="Aptos Narrow" w:eastAsia="Times New Roman" w:hAnsi="Aptos Narrow" w:cs="Times New Roman"/>
                <w:b/>
                <w:bCs/>
                <w:color w:val="000000"/>
                <w:sz w:val="14"/>
                <w:szCs w:val="14"/>
              </w:rPr>
              <w:t>5,5%</w:t>
            </w:r>
          </w:p>
        </w:tc>
      </w:tr>
    </w:tbl>
    <w:p w14:paraId="30525242" w14:textId="77777777" w:rsidR="00EC3239" w:rsidRDefault="00EC3239" w:rsidP="00E646CF">
      <w:pPr>
        <w:jc w:val="both"/>
        <w:rPr>
          <w:lang w:val="es-ES"/>
        </w:rPr>
      </w:pPr>
    </w:p>
    <w:p w14:paraId="3D7A805B" w14:textId="5663C472" w:rsidR="00BA25B0" w:rsidRDefault="00F90E69" w:rsidP="00BA25B0">
      <w:pPr>
        <w:jc w:val="both"/>
        <w:rPr>
          <w:lang w:val="es-ES"/>
        </w:rPr>
      </w:pPr>
      <w:r>
        <w:rPr>
          <w:lang w:val="es-ES"/>
        </w:rPr>
        <w:t>Los resultados de</w:t>
      </w:r>
      <w:r w:rsidR="00BA25B0" w:rsidRPr="00E14994">
        <w:rPr>
          <w:lang w:val="es-ES"/>
        </w:rPr>
        <w:t>l análisis mixto de los elementos diagnósticos revela</w:t>
      </w:r>
      <w:r w:rsidR="006400F8">
        <w:rPr>
          <w:lang w:val="es-ES"/>
        </w:rPr>
        <w:t>n</w:t>
      </w:r>
      <w:r w:rsidR="00BA25B0" w:rsidRPr="00E14994">
        <w:rPr>
          <w:lang w:val="es-ES"/>
        </w:rPr>
        <w:t xml:space="preserve"> alta convergencia entre percepciones cualitativas y cuantitativas: la comunidad reconoce avances en inclusión, mejora docente, productividad académica y fortalecimiento de procesos institucionales. Asimismo, se destaca la valoración hacia los servicios de acompañamiento estudiantil como factor de pertenencia. El aspecto que refleja mayor debate es la rigidez curricular, que aun con mayoría de acuerdo, presenta menor adhesión relativa, lo que sugiere un punto crítico de mejora para la actualización del MEI y para avanzar hacia trayectorias formativas más flexibles, autónomas y pertinentes.</w:t>
      </w:r>
    </w:p>
    <w:p w14:paraId="558A54C4" w14:textId="77777777" w:rsidR="00721781" w:rsidRDefault="00721781" w:rsidP="00BA25B0">
      <w:pPr>
        <w:jc w:val="both"/>
        <w:rPr>
          <w:lang w:val="es-ES"/>
        </w:rPr>
      </w:pPr>
    </w:p>
    <w:p w14:paraId="332A9D56" w14:textId="77777777" w:rsidR="00721781" w:rsidRPr="008B696E" w:rsidRDefault="00721781" w:rsidP="00721781">
      <w:pPr>
        <w:jc w:val="both"/>
        <w:rPr>
          <w:color w:val="153D63" w:themeColor="text2" w:themeTint="E6"/>
          <w:lang w:val="es-ES"/>
        </w:rPr>
      </w:pPr>
      <w:r w:rsidRPr="008B696E">
        <w:rPr>
          <w:color w:val="153D63" w:themeColor="text2" w:themeTint="E6"/>
          <w:lang w:val="es-ES"/>
        </w:rPr>
        <w:t>Atributos del Sello Institucional</w:t>
      </w:r>
    </w:p>
    <w:p w14:paraId="04E2AE55" w14:textId="1C1E5C39" w:rsidR="00721781" w:rsidRPr="00721781" w:rsidRDefault="00721781" w:rsidP="00603310">
      <w:pPr>
        <w:jc w:val="both"/>
        <w:rPr>
          <w:lang w:val="es-ES"/>
        </w:rPr>
      </w:pPr>
      <w:r w:rsidRPr="00721781">
        <w:rPr>
          <w:lang w:val="es-ES"/>
        </w:rPr>
        <w:t xml:space="preserve">La fase cualitativa permitió identificar que, si bien el estudiantado de la Universidad de Santiago de Chile refleja atributos propios del Sello Institucional —especialmente </w:t>
      </w:r>
      <w:r w:rsidR="00FC7325">
        <w:rPr>
          <w:lang w:val="es-ES"/>
        </w:rPr>
        <w:t>r</w:t>
      </w:r>
      <w:r w:rsidR="00603310" w:rsidRPr="00603310">
        <w:rPr>
          <w:lang w:val="es-ES"/>
        </w:rPr>
        <w:t>esponsabilidad social</w:t>
      </w:r>
      <w:r w:rsidR="00603310">
        <w:rPr>
          <w:lang w:val="es-ES"/>
        </w:rPr>
        <w:t xml:space="preserve">, </w:t>
      </w:r>
      <w:r w:rsidR="00603310" w:rsidRPr="00603310">
        <w:rPr>
          <w:lang w:val="es-ES"/>
        </w:rPr>
        <w:t>trabajo en equipo</w:t>
      </w:r>
      <w:r w:rsidR="00603310">
        <w:rPr>
          <w:lang w:val="es-ES"/>
        </w:rPr>
        <w:t xml:space="preserve"> y </w:t>
      </w:r>
      <w:r w:rsidRPr="00721781">
        <w:rPr>
          <w:lang w:val="es-ES"/>
        </w:rPr>
        <w:t>conciencia ciudadana—, existe consenso en la necesidad de profundizar el rol social y público de la universidad, así como mejorar las estrategias de seguimiento, visibilización y contextualización del sello. Se relevaron además desafíos asociados al fortalecimiento del liderazgo, la colaboración y la autonomía estudiantil, junto con la incorporación de nuevos atributos emergentes que respondan a las exigencias educativas contemporáneas.</w:t>
      </w:r>
    </w:p>
    <w:p w14:paraId="0746AE4D" w14:textId="3BE7C43D" w:rsidR="00721781" w:rsidRPr="00721781" w:rsidRDefault="00721781" w:rsidP="00721781">
      <w:pPr>
        <w:jc w:val="both"/>
        <w:rPr>
          <w:lang w:val="es-ES"/>
        </w:rPr>
      </w:pPr>
      <w:r w:rsidRPr="00721781">
        <w:rPr>
          <w:lang w:val="es-ES"/>
        </w:rPr>
        <w:t>Estas percepciones se contrastaron posteriormente con los resultados de la encuesta aplicada a la comunidad universitaria. De manera concordante con lo identificado cualitativamente, los atributos mejor valorados y percibidos como más desarrollados en los egresados son la Responsabilidad Social (55,7%), Competencias para el trabajo en equipo (44,5%) y Conciencia Ciudadana (37,5%), elementos que coinciden con la noción de sello institucional ya reconocida por los participantes de la primera fase.</w:t>
      </w:r>
    </w:p>
    <w:p w14:paraId="3D997506" w14:textId="77777777" w:rsidR="00721781" w:rsidRPr="00721781" w:rsidRDefault="00721781" w:rsidP="00721781">
      <w:pPr>
        <w:jc w:val="both"/>
        <w:rPr>
          <w:lang w:val="es-ES"/>
        </w:rPr>
      </w:pPr>
      <w:r w:rsidRPr="00721781">
        <w:rPr>
          <w:lang w:val="es-ES"/>
        </w:rPr>
        <w:t>Respecto de las áreas con menor desarrollo, la encuesta evidenció brechas significativas especialmente en el Manejo de otros idiomas (62,9%), seguido por Funciones de liderazgo (37,9%), orientación a la innovación y emprendimiento (34,5%) y manejo del lenguaje materno (34,4%). Estos resultados refuerzan la percepción cualitativa sobre la necesidad de fortalecer el liderazgo en el estudiantado y ampliar las competencias asociadas a un desempeño integral en contextos globalizados.</w:t>
      </w:r>
    </w:p>
    <w:p w14:paraId="35A307D7" w14:textId="432B31BC" w:rsidR="00721781" w:rsidRDefault="00721781" w:rsidP="00721781">
      <w:pPr>
        <w:jc w:val="both"/>
        <w:rPr>
          <w:lang w:val="es-ES"/>
        </w:rPr>
      </w:pPr>
      <w:r w:rsidRPr="00721781">
        <w:rPr>
          <w:lang w:val="es-ES"/>
        </w:rPr>
        <w:t>Finalmente, cuando se consultó por los atributos que debiesen fortalecerse en la formación, surgieron como prioritarios: Pensamiento Crítico (52,4%), Comunicación Efectiva (37,9%) e Inteligencia Emocional (29,7%). Estos elementos dialogan con las ideas fuerza emergentes en la fase cualitativa, especialmente en lo referido a la actualización del sello para responder a los desafíos contemporáneos y promover un perfil estudiantil más autónomo, reflexivo y preparado para entornos diversos y exigentes.</w:t>
      </w:r>
    </w:p>
    <w:p w14:paraId="5A85316C" w14:textId="77777777" w:rsidR="00D42F7B" w:rsidRDefault="00D42F7B" w:rsidP="00490271">
      <w:pPr>
        <w:jc w:val="both"/>
        <w:rPr>
          <w:color w:val="153D63" w:themeColor="text2" w:themeTint="E6"/>
          <w:lang w:val="es-ES"/>
        </w:rPr>
      </w:pPr>
    </w:p>
    <w:p w14:paraId="00FDCFF7" w14:textId="1D157062" w:rsidR="00490271" w:rsidRPr="004F7DC3" w:rsidRDefault="00490271" w:rsidP="00490271">
      <w:pPr>
        <w:jc w:val="both"/>
        <w:rPr>
          <w:color w:val="153D63" w:themeColor="text2" w:themeTint="E6"/>
          <w:lang w:val="es-ES"/>
        </w:rPr>
      </w:pPr>
      <w:r w:rsidRPr="004F7DC3">
        <w:rPr>
          <w:color w:val="153D63" w:themeColor="text2" w:themeTint="E6"/>
          <w:lang w:val="es-ES"/>
        </w:rPr>
        <w:t>Derecho a la Diferencia e Inclusión</w:t>
      </w:r>
    </w:p>
    <w:p w14:paraId="241FDFF1" w14:textId="77777777" w:rsidR="00490271" w:rsidRPr="00490271" w:rsidRDefault="00490271" w:rsidP="00490271">
      <w:pPr>
        <w:jc w:val="both"/>
        <w:rPr>
          <w:lang w:val="es-ES"/>
        </w:rPr>
      </w:pPr>
      <w:r w:rsidRPr="00490271">
        <w:rPr>
          <w:lang w:val="es-ES"/>
        </w:rPr>
        <w:t>El análisis cualitativo evidenció que la diversidad del estudiantado constituye hoy un elemento estructural que tensiona a la institución, haciendo visible la necesidad de fortalecer mecanismos de inclusión que trasciendan el discurso declarativo. En particular, los grupos focales plantearon la importancia de reconocer la diversidad como atributo del Sello Institucional e instalar estrategias que permitan articular apoyos académicos y psicoeducativos con el sistema escolar de origen, asegurando continuidad formativa y acceso efectivo a la universidad.</w:t>
      </w:r>
    </w:p>
    <w:p w14:paraId="75DEF6A4" w14:textId="77777777" w:rsidR="00490271" w:rsidRPr="00490271" w:rsidRDefault="00490271" w:rsidP="00490271">
      <w:pPr>
        <w:jc w:val="both"/>
        <w:rPr>
          <w:lang w:val="es-ES"/>
        </w:rPr>
      </w:pPr>
      <w:r w:rsidRPr="00490271">
        <w:rPr>
          <w:lang w:val="es-ES"/>
        </w:rPr>
        <w:t>La aplicación de la encuesta permitió dimensionar estos planteamientos desde una perspectiva cuantitativa. Los resultados muestran que los desafíos más priorizados por la comunidad universitaria se vinculan directamente con la permanencia y el acompañamiento estudiantil: mejorar y diversificar los mecanismos de apoyo académico (56%), fortalecer la formación pedagógica del cuerpo docente en inclusión, género y diversidad (53%) y promover ajustes pedagógicos que respondan a necesidades académicas y socioeducativas del estudiantado, especialmente de primer año (51%).</w:t>
      </w:r>
    </w:p>
    <w:p w14:paraId="3D3D788F" w14:textId="05A8F1F9" w:rsidR="00490271" w:rsidRDefault="00490271" w:rsidP="00490271">
      <w:pPr>
        <w:jc w:val="both"/>
        <w:rPr>
          <w:lang w:val="es-ES"/>
        </w:rPr>
      </w:pPr>
      <w:r w:rsidRPr="00490271">
        <w:rPr>
          <w:lang w:val="es-ES"/>
        </w:rPr>
        <w:t>La triangulación de ambos enfoques evidencia una alta convergencia entre percepciones y expectativas institucionales. La inclusión aparece no solo como valor declarado, sino como un eje de transformación curricular, pedagógica y de gestión que requiere capacidades institucionales más robustas. En este sentido, avanzar hacia prácticas docentes formativas, flexibles y contextualizadas surge como condición que garantice trayectorias estudiantiles más equitativas y sostenibles.</w:t>
      </w:r>
    </w:p>
    <w:p w14:paraId="1A6ADA53" w14:textId="77777777" w:rsidR="00E336BD" w:rsidRDefault="00E336BD" w:rsidP="00DA1C2C">
      <w:pPr>
        <w:jc w:val="both"/>
        <w:rPr>
          <w:color w:val="153D63" w:themeColor="text2" w:themeTint="E6"/>
          <w:lang w:val="es-ES"/>
        </w:rPr>
      </w:pPr>
    </w:p>
    <w:p w14:paraId="1DF88BA3" w14:textId="4E43CF0C" w:rsidR="00DA1C2C" w:rsidRPr="0065126F" w:rsidRDefault="00DA1C2C" w:rsidP="00DA1C2C">
      <w:pPr>
        <w:jc w:val="both"/>
        <w:rPr>
          <w:color w:val="153D63" w:themeColor="text2" w:themeTint="E6"/>
          <w:lang w:val="es-ES"/>
        </w:rPr>
      </w:pPr>
      <w:r w:rsidRPr="0065126F">
        <w:rPr>
          <w:color w:val="153D63" w:themeColor="text2" w:themeTint="E6"/>
          <w:lang w:val="es-ES"/>
        </w:rPr>
        <w:t>Formación para la docencia y evaluación de la docencia</w:t>
      </w:r>
    </w:p>
    <w:p w14:paraId="6311A888" w14:textId="1C7150CF" w:rsidR="00DA1C2C" w:rsidRPr="00DA1C2C" w:rsidRDefault="00DA1C2C" w:rsidP="00DA1C2C">
      <w:pPr>
        <w:jc w:val="both"/>
        <w:rPr>
          <w:lang w:val="es-ES"/>
        </w:rPr>
      </w:pPr>
      <w:r w:rsidRPr="00DA1C2C">
        <w:rPr>
          <w:lang w:val="es-ES"/>
        </w:rPr>
        <w:t>El análisis cualitativo revela que la comunidad universitaria reconoce avances en el desarrollo docente, pero también identifica brechas persistentes que limitan la consolidación de una docencia universitaria de calidad. Entre las principales tensiones surge la necesidad de fortalecer habilidades pedagógicas orientadas a</w:t>
      </w:r>
      <w:r w:rsidR="00BA740C">
        <w:rPr>
          <w:lang w:val="es-ES"/>
        </w:rPr>
        <w:t xml:space="preserve">l </w:t>
      </w:r>
      <w:r w:rsidR="00C079C9">
        <w:rPr>
          <w:lang w:val="es-ES"/>
        </w:rPr>
        <w:t xml:space="preserve">aprendizaje </w:t>
      </w:r>
      <w:r w:rsidRPr="00DA1C2C">
        <w:rPr>
          <w:lang w:val="es-ES"/>
        </w:rPr>
        <w:t>activ</w:t>
      </w:r>
      <w:r w:rsidR="00C079C9">
        <w:rPr>
          <w:lang w:val="es-ES"/>
        </w:rPr>
        <w:t>o</w:t>
      </w:r>
      <w:r w:rsidRPr="00DA1C2C">
        <w:rPr>
          <w:lang w:val="es-ES"/>
        </w:rPr>
        <w:t xml:space="preserve"> y la gestión de aulas heterogéneas. Asimismo, se destaca el deseo de superar el carácter predominantemente procedimental de la evaluación docente, avanzando hacia sistemas formativos que retroalimenten de manera efectiva la práctica pedagógica y contribuyan a la innovación educativa.</w:t>
      </w:r>
    </w:p>
    <w:p w14:paraId="377B4BB7" w14:textId="77777777" w:rsidR="00DA1C2C" w:rsidRPr="00DA1C2C" w:rsidRDefault="00DA1C2C" w:rsidP="00DA1C2C">
      <w:pPr>
        <w:jc w:val="both"/>
        <w:rPr>
          <w:lang w:val="es-ES"/>
        </w:rPr>
      </w:pPr>
      <w:r w:rsidRPr="00DA1C2C">
        <w:rPr>
          <w:lang w:val="es-ES"/>
        </w:rPr>
        <w:t>Desde la perspectiva cuantitativa, la priorización de desafíos realizada a través de la encuesta permite identificar con mayor precisión los focos estratégicos que la comunidad estima necesarios de abordar. El desafío más señalado corresponde a que los resultados de la evaluación docente incidan directamente en la mejora del proceso formativo del estudiantado (62%), evidenciando la demanda por una evaluación con sentido transformador y no meramente administrativo. A esto se suma la relevancia atribuida a la actualización disciplinar y vínculo con el mundo profesional y/o la industria (51%), así como el fortalecimiento del trabajo colaborativo docente y la atención al estudiantado (50%). También destaca con alta valoración la necesidad de integrar nuevas tecnologías digitales en los procesos de enseñanza-aprendizaje (49%), lo que refuerza la importancia de una formación docente situada en los desafíos pedagógicos contemporáneos.</w:t>
      </w:r>
    </w:p>
    <w:p w14:paraId="5A2DF9EE" w14:textId="10146AF3" w:rsidR="00DA1C2C" w:rsidRDefault="00DA1C2C" w:rsidP="00DA1C2C">
      <w:pPr>
        <w:jc w:val="both"/>
        <w:rPr>
          <w:lang w:val="es-ES"/>
        </w:rPr>
      </w:pPr>
      <w:r w:rsidRPr="00DA1C2C">
        <w:rPr>
          <w:lang w:val="es-ES"/>
        </w:rPr>
        <w:t>La triangulación de resultados muestra una clara convergencia entre discursos y prioridades: la formación docente debe orientarse hacia la actualización continua, la colaboración académica y el uso crítico de evidencias para transformar las prácticas de enseñanza. En consecuencia, repensar el sistema de evaluación docente desde una lógica formativa y de retroalimentación resulta fundamental para avanzar hacia un modelo educativo que promueva innovación, aprendizaje significativo y desarrollo profesional sostenido del cuerpo académico.</w:t>
      </w:r>
    </w:p>
    <w:p w14:paraId="3B4D807B" w14:textId="77777777" w:rsidR="00543650" w:rsidRPr="00543650" w:rsidRDefault="00543650" w:rsidP="00543650">
      <w:pPr>
        <w:jc w:val="both"/>
        <w:rPr>
          <w:color w:val="153D63" w:themeColor="text2" w:themeTint="E6"/>
          <w:lang w:val="es-ES"/>
        </w:rPr>
      </w:pPr>
      <w:r w:rsidRPr="00543650">
        <w:rPr>
          <w:color w:val="153D63" w:themeColor="text2" w:themeTint="E6"/>
          <w:lang w:val="es-ES"/>
        </w:rPr>
        <w:t>Flexibilidad, articulación y modalidad de programas. Certificaciones internas y externas</w:t>
      </w:r>
    </w:p>
    <w:p w14:paraId="2746CCF2" w14:textId="77777777" w:rsidR="00543650" w:rsidRPr="00543650" w:rsidRDefault="00543650" w:rsidP="00543650">
      <w:pPr>
        <w:jc w:val="both"/>
        <w:rPr>
          <w:lang w:val="es-ES"/>
        </w:rPr>
      </w:pPr>
      <w:r w:rsidRPr="00543650">
        <w:rPr>
          <w:lang w:val="es-ES"/>
        </w:rPr>
        <w:t>El levantamiento cualitativo muestra un diagnóstico claro respecto a la necesidad de flexibilizar el currículum, tanto en su estructura como en su capacidad de responder a perfiles estudiantiles diversos y a demandas externas cambiantes. Los grupos focales enfatizan la urgencia de actualizar mallas, incorporar espacios formativos interdisciplinarios y potenciar trayectorias flexibles que articulen pregrado, postgrado y educación continua. Junto con ello, reconocen el valor que ha tenido el trabajo desarrollado en formación continua, especialmente como espacio experimental y adaptable, lo que abre oportunidades para transitar hacia modelos más modulares y con certificaciones externas e internas.</w:t>
      </w:r>
    </w:p>
    <w:p w14:paraId="12A753A3" w14:textId="77777777" w:rsidR="00543650" w:rsidRPr="00543650" w:rsidRDefault="00543650" w:rsidP="00543650">
      <w:pPr>
        <w:jc w:val="both"/>
        <w:rPr>
          <w:lang w:val="es-ES"/>
        </w:rPr>
      </w:pPr>
      <w:r w:rsidRPr="00543650">
        <w:rPr>
          <w:lang w:val="es-ES"/>
        </w:rPr>
        <w:t>La encuesta confirma esta orientación y prioriza desafíos que fortalecen la movilidad y progresión formativa. El primer desafío con mayor apoyo es la certificación internacional de un segundo idioma, lo que refleja una expectativa institucional por elevar estándares globales y mejorar oportunidades laborales. Asimismo, se destaca la necesidad de articulación curricular entre unidades y facultades para avanzar hacia formación inter y transdisciplinar, además de equilibrar formación obligatoria y electiva, y asegurar continuidad entre niveles académicos.</w:t>
      </w:r>
    </w:p>
    <w:p w14:paraId="3C9D47EA" w14:textId="3840522E" w:rsidR="00543650" w:rsidRDefault="00543650" w:rsidP="00543650">
      <w:pPr>
        <w:jc w:val="both"/>
        <w:rPr>
          <w:lang w:val="es-ES"/>
        </w:rPr>
      </w:pPr>
      <w:r w:rsidRPr="00543650">
        <w:rPr>
          <w:lang w:val="es-ES"/>
        </w:rPr>
        <w:t>El cruce de ambas fuentes muestra una alta convergencia en la necesidad de modernizar el modelo formativo con mayor flexibilidad estructural, movilidad entre programas y certificaciones que reconozcan progresos formativos parciales. La tensión principal no recae en la pertinencia del cambio, sino en la capacidad institucional de implementarlo de manera estructurada, gradual y con resguardo de calidad, especialmente en articulación entre unidades, institucionalización de rutas formativas y fortalecimiento de idioma extranjero como estándar de egreso.</w:t>
      </w:r>
    </w:p>
    <w:p w14:paraId="22976CD8" w14:textId="77777777" w:rsidR="008E2CC8" w:rsidRPr="008E2CC8" w:rsidRDefault="008E2CC8" w:rsidP="008E2CC8">
      <w:pPr>
        <w:jc w:val="both"/>
        <w:rPr>
          <w:color w:val="153D63" w:themeColor="text2" w:themeTint="E6"/>
          <w:lang w:val="es-ES"/>
        </w:rPr>
      </w:pPr>
      <w:r w:rsidRPr="008E2CC8">
        <w:rPr>
          <w:color w:val="153D63" w:themeColor="text2" w:themeTint="E6"/>
          <w:lang w:val="es-ES"/>
        </w:rPr>
        <w:t>Infraestructura, servicios institucionales y recursos de apoyo a la formación</w:t>
      </w:r>
    </w:p>
    <w:p w14:paraId="26375CB5" w14:textId="77777777" w:rsidR="008E2CC8" w:rsidRPr="008E2CC8" w:rsidRDefault="008E2CC8" w:rsidP="008E2CC8">
      <w:pPr>
        <w:jc w:val="both"/>
        <w:rPr>
          <w:lang w:val="es-ES"/>
        </w:rPr>
      </w:pPr>
      <w:r w:rsidRPr="008E2CC8">
        <w:rPr>
          <w:lang w:val="es-ES"/>
        </w:rPr>
        <w:t>El análisis cualitativo evidencia una preocupación transversal en torno a las condiciones institucionales que sostienen la experiencia formativa. Los grupos focales destacan la necesidad de fortalecer soportes académicos y emocionales, especialmente para las nuevas generaciones de estudiantes que enfrentan desafíos de adaptación, permanencia y salud mental. También se releva la importancia de mejorar infraestructura, conectividad, equipamiento digital y espacios adecuados para metodologías activas, lo que se reconoce como una condición habilitante para una enseñanza acorde a estándares contemporáneos.</w:t>
      </w:r>
    </w:p>
    <w:p w14:paraId="34EC551C" w14:textId="77777777" w:rsidR="008E2CC8" w:rsidRPr="008E2CC8" w:rsidRDefault="008E2CC8" w:rsidP="008E2CC8">
      <w:pPr>
        <w:jc w:val="both"/>
        <w:rPr>
          <w:lang w:val="es-ES"/>
        </w:rPr>
      </w:pPr>
      <w:r w:rsidRPr="008E2CC8">
        <w:rPr>
          <w:lang w:val="es-ES"/>
        </w:rPr>
        <w:t>Los resultados cuantitativos reafirman estas percepciones y las priorizan con claridad: la promoción y cuidado de la salud mental aparece como el principal desafío, con un 65% de preferencias, seguido por el fortalecimiento de infraestructura para aprendizaje activo y la utilización estratégica del campus único como espacio de encuentro interdisciplinario (ambos con 55%). La comunidad no solo solicita mejores condiciones físicas, sino también servicios que promuevan bienestar, interacción y pertenencia, entendiendo que la formación integral requiere ambientes saludables, colaborativos y tecnológicamente actualizados.</w:t>
      </w:r>
    </w:p>
    <w:p w14:paraId="5589AF53" w14:textId="77777777" w:rsidR="00B80D54" w:rsidRDefault="008E2CC8" w:rsidP="009C36E1">
      <w:pPr>
        <w:jc w:val="both"/>
        <w:rPr>
          <w:lang w:val="es-ES"/>
        </w:rPr>
      </w:pPr>
      <w:r w:rsidRPr="008E2CC8">
        <w:rPr>
          <w:lang w:val="es-ES"/>
        </w:rPr>
        <w:t xml:space="preserve">En la convergencia de ambas fuentes se observa un diagnóstico robusto: el desarrollo del MEI requiere una mirada integral donde infraestructura, servicios de apoyo y equipamiento pedagógico sean reconocidos como dimensiones formativas y no solo administrativas. </w:t>
      </w:r>
      <w:r w:rsidR="00B80D54" w:rsidRPr="00B80D54">
        <w:rPr>
          <w:lang w:val="es-ES"/>
        </w:rPr>
        <w:t>El principal desafío se sitúa en la articulación entre las crecientes demandas de fortalecimiento institucional y las capacidades para su implementación efectiva, lo que requiere una asignación eficiente de recursos y el fortalecimiento sostenido de la gestión institucional.</w:t>
      </w:r>
    </w:p>
    <w:p w14:paraId="0BD58754" w14:textId="6EF559FA" w:rsidR="009C36E1" w:rsidRPr="009C36E1" w:rsidRDefault="009C36E1" w:rsidP="009C36E1">
      <w:pPr>
        <w:jc w:val="both"/>
        <w:rPr>
          <w:color w:val="153D63" w:themeColor="text2" w:themeTint="E6"/>
          <w:lang w:val="es-ES"/>
        </w:rPr>
      </w:pPr>
      <w:r w:rsidRPr="009C36E1">
        <w:rPr>
          <w:color w:val="153D63" w:themeColor="text2" w:themeTint="E6"/>
          <w:lang w:val="es-ES"/>
        </w:rPr>
        <w:t>Mundo profesional y bidireccionalidad con el territorio</w:t>
      </w:r>
    </w:p>
    <w:p w14:paraId="19B56208" w14:textId="77777777" w:rsidR="009C36E1" w:rsidRPr="009C36E1" w:rsidRDefault="009C36E1" w:rsidP="009C36E1">
      <w:pPr>
        <w:jc w:val="both"/>
        <w:rPr>
          <w:lang w:val="es-ES"/>
        </w:rPr>
      </w:pPr>
      <w:r w:rsidRPr="009C36E1">
        <w:rPr>
          <w:lang w:val="es-ES"/>
        </w:rPr>
        <w:t>El levantamiento cualitativo indica un consenso amplio en torno a la necesidad de fortalecer la vinculación entre universidad, mundo profesional y territorios, superando un modelo unidireccional centrado en transferencia para avanzar hacia relaciones de co-construcción y beneficio mutuo. Se plantea que la formación universitaria debe mantenerse en diálogo permanente con demandas del entorno, tendencias del mercado laboral y desafíos socio-comunitarios. Asimismo, se visualiza la internacionalización –particularmente mediante plataformas digitales– como una posibilidad estratégica para ampliar redes académicas, movilidad estudiantil y colaboración interinstitucional.</w:t>
      </w:r>
    </w:p>
    <w:p w14:paraId="5E7E8F71" w14:textId="77777777" w:rsidR="009C36E1" w:rsidRPr="009C36E1" w:rsidRDefault="009C36E1" w:rsidP="009C36E1">
      <w:pPr>
        <w:jc w:val="both"/>
        <w:rPr>
          <w:lang w:val="es-ES"/>
        </w:rPr>
      </w:pPr>
      <w:r w:rsidRPr="009C36E1">
        <w:rPr>
          <w:lang w:val="es-ES"/>
        </w:rPr>
        <w:t>Los resultados cuantitativos refuerzan esta orientación y priorizan acciones concretas para el MEI: en primer lugar, fortalecer convenios de prácticas y experiencias formativas en distintos momentos del plan de estudios (64%), seguido de alianzas con organizaciones sociales y territoriales para proyectos de innovación, formación e investigación (51%), además de incentivar tesis con enfoque territorial (49%) y fortalecer vínculo con egresados como agentes formativos (48%). La comunidad valora un modelo de vinculación que no solo abra puertas al mundo del trabajo, sino que incorpore a empresas, comunidades, ex - estudiantes y otras universidades como socios activos en la formación.</w:t>
      </w:r>
    </w:p>
    <w:p w14:paraId="3B15AFDA" w14:textId="275088A7" w:rsidR="001058DC" w:rsidRDefault="009C36E1" w:rsidP="009C36E1">
      <w:pPr>
        <w:jc w:val="both"/>
        <w:rPr>
          <w:lang w:val="es-ES"/>
        </w:rPr>
      </w:pPr>
      <w:r w:rsidRPr="009C36E1">
        <w:rPr>
          <w:lang w:val="es-ES"/>
        </w:rPr>
        <w:t xml:space="preserve">La convergencia entre ambas fuentes es alta: la actualización del MEI requiere </w:t>
      </w:r>
      <w:r w:rsidR="00CA1A53">
        <w:rPr>
          <w:lang w:val="es-ES"/>
        </w:rPr>
        <w:t>cons</w:t>
      </w:r>
      <w:r w:rsidR="00D718C7">
        <w:rPr>
          <w:lang w:val="es-ES"/>
        </w:rPr>
        <w:t xml:space="preserve">olidar </w:t>
      </w:r>
      <w:r w:rsidRPr="009C36E1">
        <w:rPr>
          <w:lang w:val="es-ES"/>
        </w:rPr>
        <w:t xml:space="preserve">mecanismos estructurales de bidireccionalidad, articulación profesional temprana, internacionalización y participación de personas egresadas en procesos formativos. </w:t>
      </w:r>
    </w:p>
    <w:p w14:paraId="6C2B1A9A" w14:textId="77777777" w:rsidR="00DA7FCE" w:rsidRPr="00DA7FCE" w:rsidRDefault="00DA7FCE" w:rsidP="00DA7FCE">
      <w:pPr>
        <w:jc w:val="both"/>
        <w:rPr>
          <w:color w:val="153D63" w:themeColor="text2" w:themeTint="E6"/>
          <w:lang w:val="es-ES"/>
        </w:rPr>
      </w:pPr>
      <w:r w:rsidRPr="00DA7FCE">
        <w:rPr>
          <w:color w:val="153D63" w:themeColor="text2" w:themeTint="E6"/>
          <w:lang w:val="es-ES"/>
        </w:rPr>
        <w:t>Investigación, innovación y creación</w:t>
      </w:r>
    </w:p>
    <w:p w14:paraId="4CA884E0" w14:textId="77777777" w:rsidR="00DA7FCE" w:rsidRPr="00DA7FCE" w:rsidRDefault="00DA7FCE" w:rsidP="00DA7FCE">
      <w:pPr>
        <w:jc w:val="both"/>
        <w:rPr>
          <w:lang w:val="es-ES"/>
        </w:rPr>
      </w:pPr>
      <w:r w:rsidRPr="00DA7FCE">
        <w:rPr>
          <w:lang w:val="es-ES"/>
        </w:rPr>
        <w:t>El levantamiento cualitativo posiciona la investigación, la innovación y la creación como funciones que deben articularse íntimamente con la formación, evitando su aislamiento como práctica académica especializada y extendiéndola hacia procesos colaborativos que involucren a estudiantes desde etapas tempranas. Se evidencia la necesidad de incentivar estas actividades mediante mayor disponibilidad de tiempo, recursos, reconocimiento académico y redes interinstitucionales, de modo que la producción de conocimiento no dependa solo del esfuerzo individual.</w:t>
      </w:r>
    </w:p>
    <w:p w14:paraId="77FE53D2" w14:textId="77777777" w:rsidR="00DA7FCE" w:rsidRPr="00DA7FCE" w:rsidRDefault="00DA7FCE" w:rsidP="00DA7FCE">
      <w:pPr>
        <w:jc w:val="both"/>
        <w:rPr>
          <w:lang w:val="es-ES"/>
        </w:rPr>
      </w:pPr>
      <w:r w:rsidRPr="00DA7FCE">
        <w:rPr>
          <w:lang w:val="es-ES"/>
        </w:rPr>
        <w:t>Los resultados cuantitativos confirman esta orientación, destacando como eje prioritario la producción científica conjunta entre docentes y estudiantes (58%) y la incorporación temprana del estudiantado en colaboraciones con industria, sector público y otras instituciones (56%). Asimismo, se valoran los grupos interdisciplinarios como espacios formativos y productivos con necesidad de soporte institucional (56%), junto con la relevancia de investigaciones e innovaciones socialmente comprometidas que retroalimenten la docencia de pre y postgrado (54%).</w:t>
      </w:r>
    </w:p>
    <w:p w14:paraId="4B04D246" w14:textId="5EDA7F95" w:rsidR="002D682E" w:rsidRDefault="00DA7FCE" w:rsidP="00DA7FCE">
      <w:pPr>
        <w:jc w:val="both"/>
        <w:rPr>
          <w:lang w:val="es-ES"/>
        </w:rPr>
      </w:pPr>
      <w:r w:rsidRPr="00DA7FCE">
        <w:rPr>
          <w:lang w:val="es-ES"/>
        </w:rPr>
        <w:t>Se observa una convergencia clara entre ambas fuentes: avanzar hacia un ecosistema de investigación formativa, interdisciplinaria, con sentido público y con mejores condiciones laborales y materiales para su desarrollo. Esto interpela al MEI a incorporar lineamientos concretos en gobernanza, incentivo y acompañamiento académico para que esta visión sea viable.</w:t>
      </w:r>
    </w:p>
    <w:p w14:paraId="0A2CA292" w14:textId="77777777" w:rsidR="00F6204C" w:rsidRPr="00F6204C" w:rsidRDefault="00F6204C" w:rsidP="00F6204C">
      <w:pPr>
        <w:jc w:val="both"/>
        <w:rPr>
          <w:color w:val="153D63" w:themeColor="text2" w:themeTint="E6"/>
          <w:lang w:val="es-ES"/>
        </w:rPr>
      </w:pPr>
      <w:r w:rsidRPr="00F6204C">
        <w:rPr>
          <w:color w:val="153D63" w:themeColor="text2" w:themeTint="E6"/>
          <w:lang w:val="es-ES"/>
        </w:rPr>
        <w:t>Eficiencia de la gestión académica</w:t>
      </w:r>
    </w:p>
    <w:p w14:paraId="6D6564EC" w14:textId="77777777" w:rsidR="00F6204C" w:rsidRPr="00F6204C" w:rsidRDefault="00F6204C" w:rsidP="00F6204C">
      <w:pPr>
        <w:jc w:val="both"/>
        <w:rPr>
          <w:lang w:val="es-ES"/>
        </w:rPr>
      </w:pPr>
      <w:r w:rsidRPr="00F6204C">
        <w:rPr>
          <w:lang w:val="es-ES"/>
        </w:rPr>
        <w:t>Desde el análisis cualitativo, emerge una percepción consensuada respecto a la necesidad de fortalecer las capacidades institucionales para implementar el MEI actualizado, especialmente en relación con la planta académica, los equipos internos de aseguramiento de la calidad y la fluidez de los procedimientos administrativos. La eficiencia no es entendida solo como rapidez operativa, sino como condición habilitante para innovar curricularmente, sostener mejoras continuas y garantizar procesos formativos coherentes con las exigencias del medio. De este modo, la gestión académica aparece estrechamente vinculada a gobernanza, recursos humanos especializados y sistemas de seguimiento.</w:t>
      </w:r>
    </w:p>
    <w:p w14:paraId="65DDA02D" w14:textId="00F8AB6E" w:rsidR="00F6204C" w:rsidRPr="00F6204C" w:rsidRDefault="00F6204C" w:rsidP="00F6204C">
      <w:pPr>
        <w:jc w:val="both"/>
        <w:rPr>
          <w:lang w:val="es-ES"/>
        </w:rPr>
      </w:pPr>
      <w:r w:rsidRPr="00F6204C">
        <w:rPr>
          <w:lang w:val="es-ES"/>
        </w:rPr>
        <w:t xml:space="preserve">Los resultados cuantitativos aportan una lectura complementaria, ya que la priorización estudiantil se concentra en dimensiones que operan como soporte directo a la experiencia formativa: apoyo vocacional temprano (50%), un sistema unificado de información curricular (39%) y mayor utilización de plataformas virtuales en todos los niveles formativos (36%). </w:t>
      </w:r>
    </w:p>
    <w:p w14:paraId="67C4DE3B" w14:textId="2DDB31B1" w:rsidR="009C36E1" w:rsidRDefault="00F6204C" w:rsidP="00F6204C">
      <w:pPr>
        <w:jc w:val="both"/>
        <w:rPr>
          <w:lang w:val="es-ES"/>
        </w:rPr>
      </w:pPr>
      <w:r w:rsidRPr="00F6204C">
        <w:rPr>
          <w:lang w:val="es-ES"/>
        </w:rPr>
        <w:t xml:space="preserve">La convergencia principal reside en concebir la gestión académica como infraestructura estratégica: sin fortalecimiento administrativo, tecnológico y humano, la implementación del MEI corre el riesgo de fragmentarse o volverse dependiente de esfuerzos aislados. El desafío del MEI será </w:t>
      </w:r>
      <w:r w:rsidR="003C76DB">
        <w:rPr>
          <w:lang w:val="es-ES"/>
        </w:rPr>
        <w:t>el desarrollo de</w:t>
      </w:r>
      <w:r w:rsidRPr="00F6204C">
        <w:rPr>
          <w:lang w:val="es-ES"/>
        </w:rPr>
        <w:t xml:space="preserve"> mecanismos concretos de gestión integrada.</w:t>
      </w:r>
    </w:p>
    <w:p w14:paraId="68F7F002" w14:textId="77777777" w:rsidR="00543650" w:rsidRDefault="00543650" w:rsidP="00543650">
      <w:pPr>
        <w:jc w:val="both"/>
        <w:rPr>
          <w:lang w:val="es-ES"/>
        </w:rPr>
      </w:pPr>
    </w:p>
    <w:p w14:paraId="09987F32" w14:textId="77777777" w:rsidR="008A06A4" w:rsidRDefault="008A06A4" w:rsidP="008A06A4">
      <w:pPr>
        <w:pStyle w:val="Ttulo1"/>
      </w:pPr>
      <w:bookmarkStart w:id="14" w:name="_Toc225761913"/>
      <w:r>
        <w:t>Avances desde el 2014 al 2026</w:t>
      </w:r>
      <w:bookmarkEnd w:id="14"/>
    </w:p>
    <w:p w14:paraId="32AC14B7" w14:textId="7E7BB06B" w:rsidR="006C185D" w:rsidRPr="00DC5D7D" w:rsidRDefault="00DC5D7D" w:rsidP="008A06A4">
      <w:pPr>
        <w:jc w:val="both"/>
      </w:pPr>
      <w:r w:rsidRPr="00DC5D7D">
        <w:t>El presente apartado se sustenta en el análisis de datos institucionales, con el propósito de dar cuenta de los avances alcanzados por la Universidad en el período 2014–2026, en el marco de sus definiciones estratégicas</w:t>
      </w:r>
      <w:r w:rsidR="00875DC2">
        <w:t xml:space="preserve"> de acuerdo con los ámbitos </w:t>
      </w:r>
      <w:r w:rsidR="00A744FA">
        <w:t>del MEI 2014.</w:t>
      </w:r>
    </w:p>
    <w:p w14:paraId="3A5466C6" w14:textId="42D92586" w:rsidR="008A06A4" w:rsidRPr="008E0748" w:rsidRDefault="00875DC2" w:rsidP="008A06A4">
      <w:pPr>
        <w:jc w:val="both"/>
        <w:rPr>
          <w:b/>
          <w:bCs/>
          <w:color w:val="153D63" w:themeColor="text2" w:themeTint="E6"/>
        </w:rPr>
      </w:pPr>
      <w:r w:rsidRPr="008E0748">
        <w:rPr>
          <w:b/>
          <w:bCs/>
          <w:color w:val="153D63" w:themeColor="text2" w:themeTint="E6"/>
        </w:rPr>
        <w:t>Formación del Estudiante</w:t>
      </w:r>
    </w:p>
    <w:p w14:paraId="52F789F4" w14:textId="262FB86F" w:rsidR="008A06A4" w:rsidRPr="004E4775" w:rsidRDefault="008A06A4" w:rsidP="008A06A4">
      <w:pPr>
        <w:jc w:val="both"/>
      </w:pPr>
      <w:r w:rsidRPr="004E4775">
        <w:t xml:space="preserve">El Modelo Educativo Institucional del 2013 ponía a la “formación del estudiante” como centro del proceso de enseñanza y aprendizaje, estableciendo con ello tres orientaciones centrales para su implementación: i) focalización en el aprendizaje y formación de atributos sello, ii) inclusión de la diversidad y promoción del talento y, iii) fortalecimiento de la formación integral del estudiantado. Con ello, se establecieron ocho sellos institucionales para sus egresados y egresadas: Trabajo en equipo, liderazgo, aprendizaje autónomo, innovación y emprendimiento, postura ética, responsabilidad social y conciencia ciudadana, lenguaje materno y conocimiento de otros idiomas y adaptabilidad (MEI, </w:t>
      </w:r>
      <w:r w:rsidR="00D5409A">
        <w:t>2014</w:t>
      </w:r>
      <w:r w:rsidRPr="004E4775">
        <w:t xml:space="preserve">; pág 22). </w:t>
      </w:r>
    </w:p>
    <w:p w14:paraId="7D742F2D" w14:textId="77777777" w:rsidR="008A06A4" w:rsidRPr="004E4775" w:rsidRDefault="008A06A4" w:rsidP="008A06A4">
      <w:pPr>
        <w:jc w:val="both"/>
      </w:pPr>
      <w:r w:rsidRPr="004E4775">
        <w:t>Tanto estudiantes como funcionariado académico y no académico distinguen entre los atributos sello más desarrollados la Responsabilidad social y conciencia ciudadana, así como, al trabajo en equipo. No obstante, también se reconoce la necesidad de seguir avanzando en el uso del lenguaje materno y conocimiento de otros idiomas, al tiempo de profundizar la formación en innovación y el emprendimiento (Diagnóstico MEI, 2024).</w:t>
      </w:r>
    </w:p>
    <w:p w14:paraId="6D42D3DF" w14:textId="77777777" w:rsidR="008A06A4" w:rsidRPr="004E4775" w:rsidRDefault="008A06A4" w:rsidP="008A06A4">
      <w:pPr>
        <w:jc w:val="both"/>
      </w:pPr>
      <w:r w:rsidRPr="004E4775">
        <w:t>En los últimos diez años, iniciativas institucionales como el Propedéutico y el Programa de Vocación Pedagógica (Ahora, Programa Gabriela Mistral), se transformaron en políticas públicas nacionales como el Programa de Acceso a la Educación superior (PACE) o los programas de fortalecimiento de las carreras de Pedagogía, lo que ha favorecido ampliamente, el ingreso a la educación universitaria de sectores tradicionalmente excluidos, no solo en la Universidad de Santiago, sino en todo el Sistema de Educación superior. No obstante, si bien, la comunidad valora los avances institucionales a este respecto, el derecho a la diferencia y la inclusión siguen siendo aspectos prioritarios para la comunidad universitaria, especialmente en lo referido a la necesidad de “mejorar y diversificar los mecanismos de apoyo académico”, el fortalecimiento de la “capacitación del cuerpo académico” y la realización de “ajustes pedagógicos” a las asignaturas (Diagnóstico MEI, 2024).</w:t>
      </w:r>
    </w:p>
    <w:p w14:paraId="37C6FC09" w14:textId="57C63E18" w:rsidR="008A06A4" w:rsidRPr="004E4775" w:rsidRDefault="008A06A4" w:rsidP="008A06A4">
      <w:pPr>
        <w:jc w:val="both"/>
      </w:pPr>
      <w:r w:rsidRPr="004E4775">
        <w:t>El impacto del MEI 201</w:t>
      </w:r>
      <w:r w:rsidR="00F560E8">
        <w:t>4</w:t>
      </w:r>
      <w:r w:rsidRPr="004E4775">
        <w:t xml:space="preserve"> en el fortalecimiento de la formación integral del estudiantado fue sustantivo. Desde su entrada en vigencia, todas las carreras de pregrado deben explicitar los atributos del sello institucional en sus perfiles de egreso y estructura curricular, enfatizando aquellos más relevantes para sus respectivos contextos formativos. Asimismo, desde la aprobación de la Resolución N° 8419 (2019), el 60% de las carreras de pregrado, han incorporado la formación integral de manera obligatoria en sus programas de estudio, a través de la integración de asignaturas en las áreas de:  Diversidad, Inclusión y Derechos Humanos, Participación política y Competencias ciudadana, Vida saludable,  Desarrollo cultural y artístico, Competencias digitales y tecnológicas y Desarrollo de idiomas y/o lenguas </w:t>
      </w:r>
      <w:r w:rsidR="00E9417C">
        <w:rPr>
          <w:rStyle w:val="Refdenotaalpie"/>
        </w:rPr>
        <w:footnoteReference w:id="1"/>
      </w:r>
      <w:r w:rsidRPr="004E4775">
        <w:t>Adicionalmente, y como una forma de cumplir con la obligación institucional de fortalecer el desarrollo de dichos atributos, la Vicerrectoría de Apoyo Estudiantil (VRAE) ofrece, cada semestre, cursos específicos de formación integral, especialmente orientados a la formación deportiva, artística</w:t>
      </w:r>
      <w:r w:rsidR="001F5732">
        <w:t>,</w:t>
      </w:r>
      <w:sdt>
        <w:sdtPr>
          <w:tag w:val="goog_rdk_65"/>
          <w:id w:val="1721524352"/>
        </w:sdtPr>
        <w:sdtEndPr/>
        <w:sdtContent>
          <w:commentRangeStart w:id="15"/>
        </w:sdtContent>
      </w:sdt>
      <w:sdt>
        <w:sdtPr>
          <w:tag w:val="goog_rdk_66"/>
          <w:id w:val="-953186874"/>
        </w:sdtPr>
        <w:sdtEndPr/>
        <w:sdtContent>
          <w:r w:rsidR="001F5732">
            <w:t xml:space="preserve"> </w:t>
          </w:r>
          <w:commentRangeStart w:id="16"/>
        </w:sdtContent>
      </w:sdt>
      <w:r w:rsidRPr="004E4775">
        <w:t>cultural</w:t>
      </w:r>
      <w:commentRangeEnd w:id="15"/>
      <w:r>
        <w:rPr>
          <w:rStyle w:val="Refdecomentario"/>
          <w:sz w:val="22"/>
          <w:szCs w:val="22"/>
        </w:rPr>
        <w:commentReference w:id="15"/>
      </w:r>
      <w:commentRangeEnd w:id="16"/>
      <w:r>
        <w:rPr>
          <w:rStyle w:val="Refdecomentario"/>
          <w:sz w:val="22"/>
          <w:szCs w:val="22"/>
        </w:rPr>
        <w:commentReference w:id="16"/>
      </w:r>
      <w:r w:rsidR="001F5732">
        <w:t xml:space="preserve"> incorporando la participación en </w:t>
      </w:r>
      <w:r w:rsidR="00F560E8">
        <w:t>e</w:t>
      </w:r>
      <w:r w:rsidR="001F5732">
        <w:t>lencos vocacionales y actividades de asistencia libre.</w:t>
      </w:r>
    </w:p>
    <w:p w14:paraId="4235E54B" w14:textId="77777777" w:rsidR="008A06A4" w:rsidRPr="008E0748" w:rsidRDefault="008A06A4" w:rsidP="008A06A4">
      <w:pPr>
        <w:rPr>
          <w:b/>
          <w:bCs/>
          <w:color w:val="153D63" w:themeColor="text2" w:themeTint="E6"/>
        </w:rPr>
      </w:pPr>
      <w:r w:rsidRPr="008E0748">
        <w:rPr>
          <w:b/>
          <w:bCs/>
          <w:color w:val="153D63" w:themeColor="text2" w:themeTint="E6"/>
        </w:rPr>
        <w:t>Desarrollo del Cuerpo Académico</w:t>
      </w:r>
    </w:p>
    <w:p w14:paraId="28AA3C8C" w14:textId="77777777" w:rsidR="008A06A4" w:rsidRPr="004E4775" w:rsidRDefault="008A06A4" w:rsidP="008A06A4">
      <w:pPr>
        <w:jc w:val="both"/>
      </w:pPr>
      <w:r w:rsidRPr="004E4775">
        <w:t>Durante más de una década, la comunidad académica ha impulsado sistemáticamente el fortalecimiento de sus competencias pedagógicas. Cientos de docentes han participado en iniciativas institucionales destinadas a potenciar sus habilidades didácticas y tecnológicas. Seminarios, cursos, diplomados y proyectos de innovación han surgido como respuesta a la necesidad de complementar la sólida formación disciplinar con el desarrollo progresivo de capacidades docentes.</w:t>
      </w:r>
    </w:p>
    <w:p w14:paraId="25E19995" w14:textId="77777777" w:rsidR="008A06A4" w:rsidRPr="004E4775" w:rsidRDefault="008A06A4" w:rsidP="008A06A4">
      <w:pPr>
        <w:jc w:val="both"/>
      </w:pPr>
      <w:r w:rsidRPr="004E4775">
        <w:t>En este período, el profesorado de la USACH ha reconocido el valor de la profesionalización de su quehacer y ha participado activamente en experiencias que han mejorado no solo las prácticas de aula, sino también el diseño de las trayectorias curriculares del estudiantado.</w:t>
      </w:r>
    </w:p>
    <w:p w14:paraId="5ACDB0FC" w14:textId="77777777" w:rsidR="008A06A4" w:rsidRPr="004E4775" w:rsidRDefault="008A06A4" w:rsidP="008A06A4">
      <w:pPr>
        <w:jc w:val="both"/>
      </w:pPr>
      <w:r w:rsidRPr="004E4775">
        <w:t xml:space="preserve">A la fecha, más de 900 docentes han completado el Diplomado en Docencia Universitaria; más de 1.500 han participado en temáticas específicas a través de las Escuelas de Formación de Invierno y Verano; y un número creciente ha liderado Proyectos de Innovación Docente. Estas iniciativas, consolidadas y de alta demanda, constituyen una base sólida para el desarrollo académico de una comunidad docente que ha mutado aceleradamente en los últimos años, y donde se ha podido reconocer una creciente complejización de los procesos de innovación educativa a nivel institucional, cautelando desafíos transversales como perspectiva de género, formación ciudadana, la internacionalización y la formación en tecnologías de la información y la comunicación. </w:t>
      </w:r>
    </w:p>
    <w:p w14:paraId="200B94CE" w14:textId="77777777" w:rsidR="008A06A4" w:rsidRDefault="008A06A4" w:rsidP="008A06A4">
      <w:pPr>
        <w:jc w:val="both"/>
      </w:pPr>
      <w:r w:rsidRPr="004E4775">
        <w:t xml:space="preserve">Desde fines de los años 90 hasta 2019, las iniciativas evolucionaron desde la incorporación de equipamiento tecnológico hacia la innovación de los procesos educativos, con énfasis en estrategias de aprendizaje activo y colaborativo. Durante la pandemia del Covid- 19, la atención se volcó a la educación virtual y a la atención de la salud mental y el bienestar de quienes integran la comunidad educativa. Considerando todos estos procesos, el contexto actual ha estado marcado por el desafío de una formación que permita cuestionar los marcos epistémicos vigentes en sus disciplinas, en medio de una creciente masificación de la inteligencia artificial, con el fin aportar a la resolución de problemas complejos de manera creativa, adaptable y socialmente justa desde una perspectiva crítica, global, ética y sustentable con el medio ambiente. </w:t>
      </w:r>
    </w:p>
    <w:p w14:paraId="775873D5" w14:textId="0727D13B" w:rsidR="008A06A4" w:rsidRPr="008E0748" w:rsidRDefault="00A744FA" w:rsidP="008A06A4">
      <w:pPr>
        <w:jc w:val="both"/>
        <w:rPr>
          <w:b/>
          <w:bCs/>
          <w:color w:val="153D63" w:themeColor="text2" w:themeTint="E6"/>
        </w:rPr>
      </w:pPr>
      <w:r w:rsidRPr="008E0748">
        <w:rPr>
          <w:b/>
          <w:bCs/>
          <w:color w:val="153D63" w:themeColor="text2" w:themeTint="E6"/>
        </w:rPr>
        <w:t>Organización</w:t>
      </w:r>
      <w:r w:rsidR="008A06A4" w:rsidRPr="008E0748">
        <w:rPr>
          <w:b/>
          <w:bCs/>
          <w:color w:val="153D63" w:themeColor="text2" w:themeTint="E6"/>
        </w:rPr>
        <w:t xml:space="preserve"> Curricular</w:t>
      </w:r>
    </w:p>
    <w:p w14:paraId="257FA1A1" w14:textId="77777777" w:rsidR="00264D96" w:rsidRDefault="00264D96" w:rsidP="008A06A4">
      <w:pPr>
        <w:jc w:val="both"/>
      </w:pPr>
      <w:r w:rsidRPr="00264D96">
        <w:t>En la última década, la Universidad de Santiago de Chile ha experimentado avances significativos en alineación con su Modelo Educativo Institucional previo y con las políticas públicas que han orientado el desarrollo de la educación superior en el período. A la fecha, la totalidad de las carreras ha participado en procesos de innovación curricular. En este marco, destaca la adopción del Sistema de Créditos Transferibles (SCT-Chile) en la totalidad de la oferta formativa de pregrado, posgrado y educación continua, lo que ha permitido estandarizar, analizar y optimizar la carga académica de los programas, favoreciendo una mejor gestión de los tiempos de dedicación del estudiantado.</w:t>
      </w:r>
    </w:p>
    <w:p w14:paraId="145601E0" w14:textId="77777777" w:rsidR="00C56E8F" w:rsidRDefault="00C56E8F" w:rsidP="00C56E8F">
      <w:pPr>
        <w:jc w:val="both"/>
      </w:pPr>
      <w:r>
        <w:t>En este contexto, los planes de estudio de pregrado han sido diseñados, revisados y actualizados en base a lineamientos institucionales y orientaciones metodológicas, resguardando que, desde su formulación, los y las egresadas cuenten con los conocimientos y aprendizajes requeridos para su desempeño profesional e investigativo. Este proceso ha contribuido a fortalecer la coherencia curricular, así como a favorecer la movilidad estudiantil y la consolidación de una perspectiva de formación a lo largo de la vida.</w:t>
      </w:r>
    </w:p>
    <w:p w14:paraId="0F1B7114" w14:textId="77777777" w:rsidR="00C56E8F" w:rsidRDefault="00C56E8F" w:rsidP="00C56E8F">
      <w:pPr>
        <w:jc w:val="both"/>
      </w:pPr>
      <w:r>
        <w:t>En el ámbito del posgrado, la actualización de los planes de estudio se ha desarrollado mediante metodologías aplicadas que han permitido estructurar líneas formativas e investigativas, avanzando hacia una mayor estandarización y especialización curricular.</w:t>
      </w:r>
    </w:p>
    <w:p w14:paraId="307002A6" w14:textId="77777777" w:rsidR="00C56E8F" w:rsidRDefault="00C56E8F" w:rsidP="00C56E8F">
      <w:pPr>
        <w:jc w:val="both"/>
      </w:pPr>
      <w:r>
        <w:t>Asimismo, la Universidad ha definido lineamientos institucionales orientados a la incorporación de una perspectiva de formación integral en el currículum, lo que ha posibilitado la formulación e implementación de asignaturas que promueven el bienestar y el desarrollo multidimensional del estudiantado. En este marco, la formación integral —expresada en el Sistema de Créditos Transferibles (SCT-Chile)— se ha consolidado como un componente obligatorio en pregrado y optativo en posgrado, incorporando ámbitos tales como diversidad, inclusión y derechos humanos; participación política y competencias ciudadanas; vida saludable; desarrollo cultural y artístico; competencias digitales y tecnológicas; desarrollo de idiomas y/o lenguas; y sostenibilidad ambiental.</w:t>
      </w:r>
    </w:p>
    <w:p w14:paraId="5AA013EE" w14:textId="77777777" w:rsidR="00E34E02" w:rsidRDefault="00C56E8F" w:rsidP="00C56E8F">
      <w:pPr>
        <w:jc w:val="both"/>
      </w:pPr>
      <w:r>
        <w:t>De manera complementaria, se ha fortalecido la movilidad estudiantil tanto en pregrado como en posgrado, a través de diversas modalidades, entre las que se incluyen la movilidad por asignaturas, prácticas de formación profesional, la implementación de la metodología COIL, movilidad en investigación y movilidades de corta duración. Estas instancias —desarrolladas en instituciones nacionales e internacionales— se integran al proceso formativo mediante mecanismos de complementariedad o convalidación, en función de su pertinencia en términos de contenidos, líneas de investigación, áreas de desarrollo, carga académica y duración, en coherencia con los programas de la Universidad de Santiago de Chile.</w:t>
      </w:r>
    </w:p>
    <w:p w14:paraId="4B5752F5" w14:textId="77777777" w:rsidR="00F2029D" w:rsidRDefault="00F2029D" w:rsidP="00F2029D">
      <w:pPr>
        <w:jc w:val="both"/>
      </w:pPr>
      <w:r>
        <w:t>Otro de los avances en el ámbito de la gestión académica y curricular ha sido la incorporación progresiva de asignaturas electivas en los planes de estudio, fortaleciendo la autonomía del estudiantado en la toma de decisiones sobre su proceso formativo. Esto ha permitido, por una parte, profundizar aprendizajes en áreas afines a las respectivas disciplinas y, por otra, ampliar la formación hacia ámbitos de interés complementarios.</w:t>
      </w:r>
    </w:p>
    <w:p w14:paraId="25265C74" w14:textId="77777777" w:rsidR="00F2029D" w:rsidRDefault="00F2029D" w:rsidP="00F2029D">
      <w:pPr>
        <w:jc w:val="both"/>
      </w:pPr>
      <w:r>
        <w:t>En esta misma línea, la Universidad de Santiago de Chile ha promovido el diseño e implementación de trayectorias formativas más flexibles y articuladas, consolidando iniciativas como los Programas Minor en diversas Facultades, entendidos como certificaciones complementarias en el ámbito del pregrado que enriquecen y diversifican la formación académica.</w:t>
      </w:r>
    </w:p>
    <w:p w14:paraId="647FFE3F" w14:textId="0EC14A7C" w:rsidR="008A06A4" w:rsidRDefault="00F2029D" w:rsidP="00F2029D">
      <w:pPr>
        <w:jc w:val="both"/>
      </w:pPr>
      <w:r>
        <w:t>Asimismo, la Institución cuenta con lineamientos orientados a fortalecer la articulación curricular, tanto entre programas de pregrado como entre los niveles de pregrado y posgrado, favoreciendo la continuidad de estudios y la construcción de trayectorias formativas integradas.</w:t>
      </w:r>
    </w:p>
    <w:p w14:paraId="1D49A7A8" w14:textId="216B8CF5" w:rsidR="008A06A4" w:rsidRPr="008E0748" w:rsidRDefault="008A06A4" w:rsidP="008A06A4">
      <w:pPr>
        <w:jc w:val="both"/>
        <w:rPr>
          <w:b/>
          <w:bCs/>
          <w:color w:val="153D63" w:themeColor="text2" w:themeTint="E6"/>
        </w:rPr>
      </w:pPr>
      <w:r w:rsidRPr="008E0748">
        <w:rPr>
          <w:b/>
          <w:bCs/>
          <w:color w:val="153D63" w:themeColor="text2" w:themeTint="E6"/>
        </w:rPr>
        <w:t xml:space="preserve">Recursos </w:t>
      </w:r>
      <w:r w:rsidR="0023502E" w:rsidRPr="008E0748">
        <w:rPr>
          <w:b/>
          <w:bCs/>
          <w:color w:val="153D63" w:themeColor="text2" w:themeTint="E6"/>
        </w:rPr>
        <w:t>de Apoyo</w:t>
      </w:r>
    </w:p>
    <w:p w14:paraId="2DB199AB" w14:textId="77777777" w:rsidR="008A06A4" w:rsidRPr="004E4775" w:rsidRDefault="008A06A4" w:rsidP="008A06A4">
      <w:pPr>
        <w:jc w:val="both"/>
      </w:pPr>
      <w:r w:rsidRPr="004E4775">
        <w:t>El campus de la Universidad de Santiago de Chile (USACH) se distingue por su sólida y diversa infraestructura, que se extiende sobre 32,5 hectáreas, con más de 220.000 m² de edificaciones construidas, la presencia de 9 hectáreas de prados y un equipamiento diverso que alberga adicionalmente espacios para actividades deportivas de tipo recreativo y de alto rendimiento como por ejemplo el estadio USACH y dos gimnasios remodelados con criterios de accesibilidad universal y espacios de carácter patrimonial como el Aula Magna y las Salas de Arte Víctor Jara y de Extensión. Este conjunto de instalaciones está diseñado para soportar una dinámica circulación de 37.000 personas diariamente, evidenciando la magnitud y la vitalidad de la comunidad universitaria.</w:t>
      </w:r>
    </w:p>
    <w:p w14:paraId="11611375" w14:textId="39BA8E8C" w:rsidR="008A06A4" w:rsidRPr="004E4775" w:rsidRDefault="00931B9B" w:rsidP="008A06A4">
      <w:pPr>
        <w:jc w:val="both"/>
      </w:pPr>
      <w:sdt>
        <w:sdtPr>
          <w:tag w:val="goog_rdk_155"/>
          <w:id w:val="475962960"/>
        </w:sdtPr>
        <w:sdtEndPr/>
        <w:sdtContent/>
      </w:sdt>
      <w:r w:rsidR="008A06A4" w:rsidRPr="004E4775">
        <w:t xml:space="preserve">En los últimos años, la Universidad ha implementado una política de inversión activa en el crecimiento de la infraestructura construida del campus que desde 151.397 m² en 2013, se adicionaron nuevas instalaciones que hoy permiten exhibir un total de 222.046 m²(2024). Este incremento de superficie construida, destinado tanto a docencia como a investigación, ha incluido la construcción de edificios emblemáticos como el Edificio Recicla, el Edificio de Investigación Eduardo Morales, Edificio Salas de Innovación Docente USACH, el edificio </w:t>
      </w:r>
      <w:r w:rsidR="00F2029D">
        <w:t>ex</w:t>
      </w:r>
      <w:r w:rsidR="008E0748">
        <w:t xml:space="preserve"> -  </w:t>
      </w:r>
      <w:r w:rsidR="008A06A4" w:rsidRPr="004E4775">
        <w:t>colegio Ruiz Tagle para la Facultad Tecnológica y el edificio de la Facultad de Administración y Economía. Adicionalmente, se han efectuado importantes mejoras en accesibilidad universal, adecuando las circulaciones en diversas áreas del campus a criterios normativos de inclusión, avanzando así hacia un campus que acoge a todas y todos.</w:t>
      </w:r>
      <w:r w:rsidR="0034039D">
        <w:t xml:space="preserve">  </w:t>
      </w:r>
      <w:r w:rsidR="0034039D" w:rsidRPr="0034039D">
        <w:t>Sin perjuicio de estos logros, se sigue trabajando en atender las carencias en algunas Facultades que aún no pueden dar una acogida apropiada a sus usuarios.</w:t>
      </w:r>
    </w:p>
    <w:p w14:paraId="54343D47" w14:textId="77777777" w:rsidR="008A06A4" w:rsidRPr="004E4775" w:rsidRDefault="008A06A4" w:rsidP="008A06A4">
      <w:pPr>
        <w:jc w:val="both"/>
      </w:pPr>
      <w:r w:rsidRPr="004E4775">
        <w:t>Los recursos bibliográficos también han exhibido importantes mejoras entre 2014 y 2024, pasando de 38 bases de datos suscritas en 2014 a 117 en 2024, lo que refleja una apuesta estratégica por la información en línea y el fortalecimiento de la plataforma de investigación. Paralelamente, la colección física creció de 380.427 a 461.178 ejemplares en el mismo período, lo que representa un incremento del 21%. Esto demuestra un compromiso sostenido con el enriquecimiento de colecciones tradicionales y la creciente importancia de los recursos electrónicos en el entorno universitario.</w:t>
      </w:r>
    </w:p>
    <w:p w14:paraId="731FBB76" w14:textId="77777777" w:rsidR="008A06A4" w:rsidRPr="004E4775" w:rsidRDefault="008A06A4" w:rsidP="008A06A4">
      <w:pPr>
        <w:jc w:val="both"/>
      </w:pPr>
      <w:r w:rsidRPr="004E4775">
        <w:t>El Campus Virtual de la Universidad de Santiago de Chile (USACH) ha experimentado también una transformación notable y progresiva, consolidándose como un eje central para la comunidad universitaria. Desde 2015 hasta 2019, operó con 1 GB de almacenamiento, alcanzando 1.000 cursos y 3.000 usuarios. En la actualidad, la plataforma da cuenta de una oferta académica de 36.799 cursos y una base de 88.567 usuarios registrados en 2025. Un hito importante lo constituyó la integración de dos plataformas en 2019 en un único Campus Virtual permitiendo una gestión más eficiente de los recursos. Esta importante expansión abarca hoy pregrado, postgrado, educación continua y formación para el trabajo, evidenciando la adaptación y el éxito del Campus Virtual en satisfacer las diversas demandas formativas de la institución.</w:t>
      </w:r>
    </w:p>
    <w:p w14:paraId="23678293" w14:textId="77777777" w:rsidR="008A06A4" w:rsidRPr="004E4775" w:rsidRDefault="008A06A4" w:rsidP="008A06A4">
      <w:pPr>
        <w:jc w:val="both"/>
      </w:pPr>
      <w:r w:rsidRPr="004E4775">
        <w:t xml:space="preserve">A estas infraestructuras se suman otras instalaciones claves, que configuran un ecosistema integral para la vida universitaria, diseñadas para apoyar el bienestar y desarrollo de toda la comunidad. Entre ellas se encuentran el Departamento de Promoción Integral de la salud, el Departamento de Acceso Inclusivo, Equidad y Permanencia, la Unidad de Promoción del Bienestar Psicológico Estudiantil (BPE) y el Departamento de Beneficios Estudiantiles, que ofrecen un soporte esencial. El Aula Magna junto con la Sala Víctor Jara y las salas de Actividades Culturales proporcionan un espacio para la creación y apreciación artística. Complementan este conjunto una red de servicios de alimentación al interior del campus que cumplen una función muy importante, altamente valorados en su conjunto por la comunidad universitaria (Diagnóstico MEI, 2024). </w:t>
      </w:r>
    </w:p>
    <w:p w14:paraId="5508F9AC" w14:textId="3D127F1D" w:rsidR="008A06A4" w:rsidRPr="004E4775" w:rsidRDefault="008A06A4" w:rsidP="008A06A4">
      <w:pPr>
        <w:spacing w:after="0" w:line="276" w:lineRule="auto"/>
        <w:jc w:val="both"/>
      </w:pPr>
      <w:r w:rsidRPr="004E4775">
        <w:t>En materia de accesibilidad e inclusión en educación superior, en 2015 como resultado de un proyecto financiado por el Fondo de Desarrollo Institucional (USA1505) e implementado por el Programa de Acceso Inclusivo Equidad y Permanencia, se desarrolló el Programa de Apoyo y Recursos Específicos (PARES). Este programa promovió ajustes razonables, materiales accesibles, acompañamiento académico y socioeducativo con articulación docente. En diciembre del 2018, estas acciones pasaron al Departamento de Formación Integral e Inclusión donde se elaboró la Política de Inclusión y Derecho a la Diferencia (2022). Con la nueva Vicerrectoría de Calidad de Vida, Género, Equidad y Diversidad el 2023 se crea el Departamento de Inclusión y Derecho a la Diferencia (DIDD), transversalizando sus servicios triestamentalmente. A lo largo de los años, se ha evidenciado un crecimiento sostenido y acelerado en la cantidad de estudiantes que acceden a ajustes razonables. Actualmente</w:t>
      </w:r>
      <w:r w:rsidR="004879ED">
        <w:t>,</w:t>
      </w:r>
      <w:r w:rsidRPr="004E4775">
        <w:t xml:space="preserve"> si bien la tendencia al alza se mantiene, el ritmo de crecimiento ha comenzado a estabilizarse como resultado de la mayor difusión de los servicios del Departamento.</w:t>
      </w:r>
    </w:p>
    <w:p w14:paraId="56E42A33" w14:textId="77777777" w:rsidR="00A63839" w:rsidRPr="009479A9" w:rsidRDefault="00A63839" w:rsidP="009479A9"/>
    <w:p w14:paraId="2C3B0EE7" w14:textId="343CD4CB" w:rsidR="003107F4" w:rsidRPr="0093723D" w:rsidRDefault="00875FFB" w:rsidP="00791D7D">
      <w:pPr>
        <w:pStyle w:val="Ttulo1"/>
      </w:pPr>
      <w:bookmarkStart w:id="17" w:name="_Toc225761914"/>
      <w:r>
        <w:t>Modelo Educativo Institucional 2026</w:t>
      </w:r>
      <w:bookmarkEnd w:id="17"/>
    </w:p>
    <w:p w14:paraId="2C3B0EE8" w14:textId="72AECFE3" w:rsidR="003107F4" w:rsidRPr="004E4775" w:rsidRDefault="000E3DB1">
      <w:pPr>
        <w:spacing w:before="240" w:after="240"/>
        <w:jc w:val="both"/>
      </w:pPr>
      <w:r>
        <w:t xml:space="preserve">El modelo </w:t>
      </w:r>
      <w:r w:rsidR="00817AFF">
        <w:t>que se presenta en esta versión 2026</w:t>
      </w:r>
      <w:r w:rsidR="008F2C82" w:rsidRPr="004E4775">
        <w:t xml:space="preserve"> da cuenta de una actualización, tanto en su contenido como en su forma de construcción. Esta versión se renueva desde el punto de vista teórico y conceptual, y al mismo tiempo se enriquece y complejiza para responder a los nuevos desafíos que plantea el cambiante contexto de la educación superior universitaria. </w:t>
      </w:r>
    </w:p>
    <w:p w14:paraId="3AD62EFB" w14:textId="05C50833" w:rsidR="00AF4CB7" w:rsidRDefault="006513F3" w:rsidP="006513F3">
      <w:pPr>
        <w:pStyle w:val="Ttulo2"/>
      </w:pPr>
      <w:bookmarkStart w:id="18" w:name="_Toc225761915"/>
      <w:r>
        <w:t>Ajustes y definiciones</w:t>
      </w:r>
      <w:bookmarkEnd w:id="18"/>
    </w:p>
    <w:p w14:paraId="2C3B0EE9" w14:textId="39317EB1" w:rsidR="003107F4" w:rsidRDefault="008F2C82">
      <w:pPr>
        <w:spacing w:before="240" w:after="240"/>
        <w:jc w:val="both"/>
      </w:pPr>
      <w:r w:rsidRPr="004E4775">
        <w:t xml:space="preserve">Entre los principales ajustes realizados, se destaca la incorporación de cinco pilares, que </w:t>
      </w:r>
      <w:sdt>
        <w:sdtPr>
          <w:tag w:val="goog_rdk_5"/>
          <w:id w:val="1986504280"/>
        </w:sdtPr>
        <w:sdtEndPr/>
        <w:sdtContent/>
      </w:sdt>
      <w:sdt>
        <w:sdtPr>
          <w:tag w:val="goog_rdk_6"/>
          <w:id w:val="-1709660245"/>
        </w:sdtPr>
        <w:sdtEndPr/>
        <w:sdtContent/>
      </w:sdt>
      <w:r w:rsidRPr="004E4775">
        <w:t>cruzan de manera transversal todo el modelo, dotándolo de mayor coherencia y profundidad. A su vez, se reorganizaron sus componentes, pasando de cinco en 201</w:t>
      </w:r>
      <w:r w:rsidR="001E39E1">
        <w:t>4</w:t>
      </w:r>
      <w:r w:rsidRPr="004E4775">
        <w:t xml:space="preserve"> a cuatro en la versión 202</w:t>
      </w:r>
      <w:r w:rsidR="004A62DD">
        <w:t>6</w:t>
      </w:r>
      <w:r w:rsidRPr="004E4775">
        <w:t>. También se actualizó el enfoque educativo, alineándolo con los desafíos formativos actuales, y se explicitó de manera más clara y fundamentada el marco que lo sustenta.</w:t>
      </w:r>
    </w:p>
    <w:p w14:paraId="116B8F5D" w14:textId="79BEE395" w:rsidR="009F40E1" w:rsidRDefault="009F40E1" w:rsidP="009F40E1">
      <w:pPr>
        <w:pStyle w:val="Descripcin"/>
        <w:keepNext/>
        <w:jc w:val="both"/>
      </w:pPr>
      <w:bookmarkStart w:id="19" w:name="_Toc225762016"/>
      <w:r>
        <w:t xml:space="preserve">Ilustración </w:t>
      </w:r>
      <w:fldSimple w:instr=" SEQ Ilustración \* ARABIC ">
        <w:r w:rsidR="00970BA6">
          <w:rPr>
            <w:noProof/>
          </w:rPr>
          <w:t>7</w:t>
        </w:r>
      </w:fldSimple>
      <w:r>
        <w:t xml:space="preserve">. </w:t>
      </w:r>
      <w:r w:rsidRPr="0044411C">
        <w:t>Principales modificaciones</w:t>
      </w:r>
      <w:bookmarkEnd w:id="19"/>
    </w:p>
    <w:p w14:paraId="1E4C5492" w14:textId="20A825A1" w:rsidR="00D34CBF" w:rsidRDefault="00C817DC">
      <w:pPr>
        <w:spacing w:before="240" w:after="240"/>
        <w:jc w:val="both"/>
      </w:pPr>
      <w:r w:rsidRPr="00C817DC">
        <w:rPr>
          <w:noProof/>
        </w:rPr>
        <w:drawing>
          <wp:inline distT="0" distB="0" distL="0" distR="0" wp14:anchorId="6DB8518D" wp14:editId="1601290F">
            <wp:extent cx="2891195" cy="2972821"/>
            <wp:effectExtent l="0" t="0" r="4445" b="0"/>
            <wp:docPr id="77890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09019" name=""/>
                    <pic:cNvPicPr/>
                  </pic:nvPicPr>
                  <pic:blipFill>
                    <a:blip r:embed="rId19"/>
                    <a:stretch>
                      <a:fillRect/>
                    </a:stretch>
                  </pic:blipFill>
                  <pic:spPr>
                    <a:xfrm>
                      <a:off x="0" y="0"/>
                      <a:ext cx="2932938" cy="3015743"/>
                    </a:xfrm>
                    <a:prstGeom prst="rect">
                      <a:avLst/>
                    </a:prstGeom>
                  </pic:spPr>
                </pic:pic>
              </a:graphicData>
            </a:graphic>
          </wp:inline>
        </w:drawing>
      </w:r>
    </w:p>
    <w:p w14:paraId="7DF1DBDD" w14:textId="77777777" w:rsidR="003F3D4C" w:rsidRPr="004E4775" w:rsidRDefault="003F3D4C">
      <w:pPr>
        <w:spacing w:before="240" w:after="240"/>
        <w:jc w:val="both"/>
      </w:pPr>
    </w:p>
    <w:p w14:paraId="2C3B0EEB" w14:textId="77777777" w:rsidR="003107F4" w:rsidRPr="004E4775" w:rsidRDefault="008F2C82">
      <w:pPr>
        <w:spacing w:before="240" w:after="240"/>
        <w:jc w:val="both"/>
      </w:pPr>
      <w:bookmarkStart w:id="20" w:name="_heading=h.3yw03kfiqp04" w:colFirst="0" w:colLast="0"/>
      <w:bookmarkEnd w:id="20"/>
      <w:r w:rsidRPr="004E4775">
        <w:t>La actualización teórica y conceptual del Modelo Educativo Institucional se fundamenta en la perspectiva del constructivismo social, integrando diversas corrientes que reconocen el aprendizaje como un proceso activo, situado y colectivo. Desde esta mirada, el conocimiento se construye en contextos auténticos y socialmente relevantes, mediante la interacción entre personas, tecnologías, espacios y culturas.</w:t>
      </w:r>
    </w:p>
    <w:p w14:paraId="2C3B0EEC" w14:textId="4774DF5C" w:rsidR="003107F4" w:rsidRPr="004E4775" w:rsidRDefault="008F2C82">
      <w:pPr>
        <w:spacing w:before="240" w:after="240"/>
        <w:jc w:val="both"/>
      </w:pPr>
      <w:r w:rsidRPr="004E4775">
        <w:t>En coherencia con este enfoque, el MEI 202</w:t>
      </w:r>
      <w:r w:rsidR="006A3C05">
        <w:t>6</w:t>
      </w:r>
      <w:r w:rsidRPr="004E4775">
        <w:t xml:space="preserve"> representa una evolución respecto del modelo 201</w:t>
      </w:r>
      <w:r w:rsidR="00B22CB0">
        <w:t>4</w:t>
      </w:r>
      <w:r w:rsidRPr="004E4775">
        <w:t>, el cual proponía una modelización centrada en la formación del estudiante como eje articulador del quehacer universitario, destacando su protagonismo dentro de una trayectoria formativa. Aunque innovador en su momento, ese modelo priorizaba una lógica más individual del aprendizaje. El modelo actualizado trasciende esa visión, al comprender la experiencia formativa como un proceso de interacción educativa, en el que el aprendizaje surge del diálogo entre sujetos, saberes y contextos. Se reconoce que el conocimiento no se transmite ni se adquiere de forma aislada, sino que se construye colectivamente en la participación activa del estudiantado junto al cuerpo académico, las comunidades disciplinarias, el entorno social y los territorios. Así, el MEI 202</w:t>
      </w:r>
      <w:r w:rsidR="006A3C05">
        <w:t>6</w:t>
      </w:r>
      <w:r w:rsidRPr="004E4775">
        <w:t xml:space="preserve"> incorpora una visión relacional, situada y sistémica de la formación, coherente con los principios de una universidad pública comprometida con el aprendizaje transformador y contextualizado.</w:t>
      </w:r>
    </w:p>
    <w:p w14:paraId="142412A9" w14:textId="1C6147DC" w:rsidR="00726EB2" w:rsidRDefault="00EC794F">
      <w:pPr>
        <w:spacing w:before="240" w:after="240" w:line="276" w:lineRule="auto"/>
        <w:jc w:val="both"/>
      </w:pPr>
      <w:bookmarkStart w:id="21" w:name="_heading=h.wm40cflbdn47" w:colFirst="0" w:colLast="0"/>
      <w:bookmarkEnd w:id="21"/>
      <w:r w:rsidRPr="00EC794F">
        <w:t>La definición del Modelo Educativo USACH de 201</w:t>
      </w:r>
      <w:r w:rsidR="00B22CB0">
        <w:t>4</w:t>
      </w:r>
      <w:r w:rsidRPr="00EC794F">
        <w:t xml:space="preserve">, que caracterizaba a nuestra universidad como una institución pública orientada a la calidad y a la proyección global, se renueva enfatizando su carácter sistémico, en cuanto </w:t>
      </w:r>
      <w:r w:rsidR="00246468">
        <w:t xml:space="preserve">a que </w:t>
      </w:r>
      <w:r w:rsidRPr="00EC794F">
        <w:t>el modelo educativo se concibe como un marco que articula y da coherencia al conjunto de dimensiones que expresan la misión de la Universidad.</w:t>
      </w:r>
      <w:r w:rsidR="008F2C82" w:rsidRPr="004E4775">
        <w:t xml:space="preserve"> </w:t>
      </w:r>
      <w:r w:rsidR="00726EB2" w:rsidRPr="00726EB2">
        <w:t>En su versión actualizada, se destaca el poder transformador de la formación, articulado a través de un sistema de valores coherentes con la función pública de una universidad del Estado, los que se traducen en pilares tales como la calidad de vida y la convivencia universitaria, la formación ciudadana, la inclusión, la diversidad y la igualdad de género, el territorio y la vinculación con el medio, y la investigación, la innovación y la creación</w:t>
      </w:r>
      <w:r w:rsidR="00B5059A">
        <w:t xml:space="preserve">, todos los cuales rescatan de manera concreta las aspiraciones de la comunidad universitaria, </w:t>
      </w:r>
      <w:r w:rsidR="004A626A">
        <w:t>reflejados en los resultados del diagnóstico institucional</w:t>
      </w:r>
      <w:r w:rsidR="00726EB2" w:rsidRPr="00726EB2">
        <w:t xml:space="preserve">. </w:t>
      </w:r>
    </w:p>
    <w:p w14:paraId="4DCA149A" w14:textId="20E7D8E9" w:rsidR="00C12E39" w:rsidRDefault="00E00CAD" w:rsidP="00246468">
      <w:pPr>
        <w:spacing w:before="240" w:after="240" w:line="276" w:lineRule="auto"/>
        <w:jc w:val="both"/>
      </w:pPr>
      <w:r w:rsidRPr="00E00CAD">
        <w:t xml:space="preserve">De este modo, la Universidad de Santiago de Chile no solo fortalece la excelencia académica, sino que reafirma su rol público en la promoción del desarrollo territorial, la formación de una ciudadanía activa, crítica y responsable, y el resguardo de la calidad de vida y la convivencia universitaria como condiciones fundamentales del proceso formativo. </w:t>
      </w:r>
      <w:r w:rsidR="00A62EFB" w:rsidRPr="00A62EFB">
        <w:t>Asimismo, releva la investigación, la innovación y la creación en su estrecha articulación con la formación, reconociendo su contribución al desarrollo de capacidades críticas, la generación de conocimiento pertinente y el enriquecimiento de los procesos de enseñanza y aprendizaje.</w:t>
      </w:r>
      <w:r w:rsidRPr="00E00CAD">
        <w:t xml:space="preserve"> En atención a los desafíos nacionales e internacionales, el Modelo Educativo se configura así como una propuesta integradora que trasciende el ámbito institucional</w:t>
      </w:r>
      <w:r w:rsidR="00C12E39">
        <w:t>.</w:t>
      </w:r>
    </w:p>
    <w:p w14:paraId="74E15496" w14:textId="0B04AF69" w:rsidR="00246468" w:rsidRPr="00585DC7" w:rsidRDefault="00246468" w:rsidP="00246468">
      <w:pPr>
        <w:spacing w:before="240" w:after="240" w:line="276" w:lineRule="auto"/>
        <w:jc w:val="both"/>
        <w:rPr>
          <w:color w:val="153D63" w:themeColor="text2" w:themeTint="E6"/>
        </w:rPr>
      </w:pPr>
      <w:r w:rsidRPr="00585DC7">
        <w:rPr>
          <w:color w:val="153D63" w:themeColor="text2" w:themeTint="E6"/>
        </w:rPr>
        <w:t>El estudiantado</w:t>
      </w:r>
    </w:p>
    <w:p w14:paraId="0376ED51" w14:textId="6654209F" w:rsidR="00246468" w:rsidRDefault="009B1D65" w:rsidP="00246468">
      <w:pPr>
        <w:spacing w:before="240" w:after="240" w:line="276" w:lineRule="auto"/>
        <w:jc w:val="both"/>
      </w:pPr>
      <w:r>
        <w:t xml:space="preserve">En la presente actualización se concibe </w:t>
      </w:r>
      <w:r w:rsidR="00246468">
        <w:t>al estudiantado de pregrado</w:t>
      </w:r>
      <w:r w:rsidR="00D15334">
        <w:t xml:space="preserve">, </w:t>
      </w:r>
      <w:r w:rsidR="00246468">
        <w:t xml:space="preserve">postgrado </w:t>
      </w:r>
      <w:r w:rsidR="00D15334">
        <w:t xml:space="preserve">y educación continua </w:t>
      </w:r>
      <w:r w:rsidR="00246468">
        <w:t>de la Universidad de Santiago de Chile como un actor diverso y activo dentro de la comunidad universitaria, que ejerce una ciudadanía crítica, reflexiva y participativa, y que es sujeto de derechos fundamentales en la vida universitaria.</w:t>
      </w:r>
    </w:p>
    <w:p w14:paraId="047AE26B" w14:textId="77777777" w:rsidR="00246468" w:rsidRDefault="00246468" w:rsidP="00246468">
      <w:pPr>
        <w:spacing w:before="240" w:after="240" w:line="276" w:lineRule="auto"/>
        <w:jc w:val="both"/>
      </w:pPr>
      <w:r>
        <w:t>Este estudiantado está constituido por personas adultas autónomas y responsables de su proceso formativo, cuyo bienestar integral y desarrollo académico constituyen una prioridad central del quehacer universitario. En este marco, la formación promovida por la Universidad reconoce y valora la diversidad de trayectorias, experiencias y contextos del estudiantado, favoreciendo su participación activa en los procesos de enseñanza, aprendizaje y construcción de conocimiento.</w:t>
      </w:r>
    </w:p>
    <w:p w14:paraId="144EFFEE" w14:textId="35BB4706" w:rsidR="00246468" w:rsidRDefault="00D82159" w:rsidP="00246468">
      <w:pPr>
        <w:spacing w:before="240" w:after="240" w:line="276" w:lineRule="auto"/>
        <w:jc w:val="both"/>
      </w:pPr>
      <w:r w:rsidRPr="00D82159">
        <w:t>Asimismo, se reconoce al estudiantado como sujetos en formación que se proyectan como profesionales comprometidos con el desarrollo de la sociedad, con capacidad para impulsar transformaciones en sus ámbitos de desempeño, comunidades y territorios, contribuyendo al bienestar social, la justicia y el desarrollo sostenible de Chile y del mundo.</w:t>
      </w:r>
    </w:p>
    <w:p w14:paraId="35BCFEB1" w14:textId="16A20AF2" w:rsidR="00246468" w:rsidRPr="00585DC7" w:rsidRDefault="009B1D65" w:rsidP="00246468">
      <w:pPr>
        <w:spacing w:before="240" w:after="240" w:line="276" w:lineRule="auto"/>
        <w:jc w:val="both"/>
        <w:rPr>
          <w:color w:val="153D63" w:themeColor="text2" w:themeTint="E6"/>
        </w:rPr>
      </w:pPr>
      <w:r w:rsidRPr="00585DC7">
        <w:rPr>
          <w:color w:val="153D63" w:themeColor="text2" w:themeTint="E6"/>
        </w:rPr>
        <w:t>E</w:t>
      </w:r>
      <w:r w:rsidR="00246468" w:rsidRPr="00585DC7">
        <w:rPr>
          <w:color w:val="153D63" w:themeColor="text2" w:themeTint="E6"/>
        </w:rPr>
        <w:t>l profesorado</w:t>
      </w:r>
    </w:p>
    <w:p w14:paraId="07BB1098" w14:textId="2EBEBA39" w:rsidR="00246468" w:rsidRDefault="00246468" w:rsidP="00246468">
      <w:pPr>
        <w:spacing w:before="240" w:after="240" w:line="276" w:lineRule="auto"/>
        <w:jc w:val="both"/>
      </w:pPr>
      <w:r>
        <w:t>El profesorado de la Universidad de Santiago de Chile es un actor activo de la comunidad universitaria, que ejerce una ciudadanía crítica y participativa en su entorno académico y profesional, contribuyendo de manera informada a los procesos de deliberación y toma de decisiones institucionales.</w:t>
      </w:r>
      <w:r w:rsidR="009B1D65">
        <w:t xml:space="preserve"> </w:t>
      </w:r>
      <w:r>
        <w:t>Su participación se expresa tanto en los espacios de gobernanza universitaria como en las definiciones académicas, curriculares y de gestión que orientan el desarrollo de carreras, departamentos, facultades y de la institución en su conjunto.</w:t>
      </w:r>
    </w:p>
    <w:p w14:paraId="2E785A35" w14:textId="77777777" w:rsidR="00246468" w:rsidRDefault="00246468" w:rsidP="00246468">
      <w:pPr>
        <w:spacing w:before="240" w:after="240" w:line="276" w:lineRule="auto"/>
        <w:jc w:val="both"/>
      </w:pPr>
      <w:r>
        <w:t>Estas instancias se desarrollan a través de mecanismos de participación directa y de representación académica, permitiendo que las y los docentes contribuyan con su experiencia y perspectiva al desarrollo institucional, así como asumir roles de liderazgo en diversas instancias universitarias.</w:t>
      </w:r>
    </w:p>
    <w:p w14:paraId="5A296590" w14:textId="77777777" w:rsidR="00246468" w:rsidRDefault="00246468" w:rsidP="00246468">
      <w:pPr>
        <w:spacing w:before="240" w:after="240" w:line="276" w:lineRule="auto"/>
        <w:jc w:val="both"/>
      </w:pPr>
      <w:r>
        <w:t>En este sentido, el presente Modelo Educativo recoge los aportes, desafíos y oportunidades identificados por el profesorado en los distintos espacios de participación académica e institucional.</w:t>
      </w:r>
    </w:p>
    <w:p w14:paraId="596AF25D" w14:textId="6DB07F19" w:rsidR="00670B4E" w:rsidRPr="00726634" w:rsidRDefault="00670B4E">
      <w:pPr>
        <w:spacing w:before="240" w:after="240"/>
        <w:jc w:val="both"/>
        <w:rPr>
          <w:color w:val="153D63" w:themeColor="text2" w:themeTint="E6"/>
        </w:rPr>
      </w:pPr>
      <w:bookmarkStart w:id="22" w:name="_heading=h.sarj638678s5" w:colFirst="0" w:colLast="0"/>
      <w:bookmarkStart w:id="23" w:name="_heading=h.4vso7toaqivr" w:colFirst="0" w:colLast="0"/>
      <w:bookmarkEnd w:id="22"/>
      <w:bookmarkEnd w:id="23"/>
      <w:r w:rsidRPr="00726634">
        <w:rPr>
          <w:color w:val="153D63" w:themeColor="text2" w:themeTint="E6"/>
        </w:rPr>
        <w:t>D</w:t>
      </w:r>
      <w:r w:rsidR="00726634" w:rsidRPr="00726634">
        <w:rPr>
          <w:color w:val="153D63" w:themeColor="text2" w:themeTint="E6"/>
        </w:rPr>
        <w:t>e</w:t>
      </w:r>
      <w:r w:rsidRPr="00726634">
        <w:rPr>
          <w:color w:val="153D63" w:themeColor="text2" w:themeTint="E6"/>
        </w:rPr>
        <w:t>fini</w:t>
      </w:r>
      <w:r w:rsidR="00726634" w:rsidRPr="00726634">
        <w:rPr>
          <w:color w:val="153D63" w:themeColor="text2" w:themeTint="E6"/>
        </w:rPr>
        <w:t>ción de Modelo Educativo USACH</w:t>
      </w:r>
    </w:p>
    <w:p w14:paraId="2C3B0EFA" w14:textId="78D3337B" w:rsidR="003107F4" w:rsidRPr="004E4775" w:rsidRDefault="00E24C42">
      <w:pPr>
        <w:spacing w:before="240" w:after="240"/>
        <w:jc w:val="both"/>
      </w:pPr>
      <w:r w:rsidRPr="00E24C42">
        <w:t xml:space="preserve">En coherencia con su misión y compromiso público, el Modelo Educativo Institucional (MEI) de la Universidad de Santiago de Chile se concibe </w:t>
      </w:r>
      <w:r>
        <w:t xml:space="preserve">como </w:t>
      </w:r>
      <w:r w:rsidR="008F2C82" w:rsidRPr="004E4775">
        <w:t xml:space="preserve">un marco de referencia </w:t>
      </w:r>
      <w:r w:rsidR="008262C4">
        <w:t xml:space="preserve">sistémico </w:t>
      </w:r>
      <w:r w:rsidR="008F2C82" w:rsidRPr="004E4775">
        <w:t>que orienta el quehacer académico a partir de la interacción entre actores, métodos y recursos, fomentando un aprendizaje significativo, contextualizado y de excelencia, articulando dimensiones filosóficas, pedagógicas, cognitivas y materiales para favorecer una educación inclusiva, con perspectiva de género y transformadora, promoviendo que todo el estudiantado tenga igualdad de oportunidades para aprender y desarrollarse a lo largo de la vida.</w:t>
      </w:r>
      <w:r w:rsidR="005D2A83">
        <w:t xml:space="preserve"> El carácter sistémico </w:t>
      </w:r>
      <w:r w:rsidR="00A760B7">
        <w:t>del MEI se traduce en la</w:t>
      </w:r>
      <w:r w:rsidR="00A06FE6">
        <w:t xml:space="preserve"> forma en que esta versión </w:t>
      </w:r>
      <w:r w:rsidR="00A06FE6" w:rsidRPr="00A06FE6">
        <w:t>articula e integra las distintas actividades que conforman la misión universitaria</w:t>
      </w:r>
      <w:r w:rsidR="00670B4E">
        <w:t>.</w:t>
      </w:r>
    </w:p>
    <w:p w14:paraId="2C3B0EFB" w14:textId="77777777" w:rsidR="003107F4" w:rsidRPr="004E4775" w:rsidRDefault="008F2C82">
      <w:pPr>
        <w:spacing w:before="240" w:after="240"/>
        <w:jc w:val="both"/>
      </w:pPr>
      <w:r w:rsidRPr="004E4775">
        <w:t>Sustentado en pilares como la formación ciudadana; la investigación, innovación y creación; la vinculación con los territorios; la inclusión, diversidad y equidad de género; y la calidad de vida y convivencia universitaria, el MEI promueve una formación integral basada en la equidad, el compromiso democrático, la sostenibilidad y el respeto por la diversidad. Desde esta base valórica, el modelo orienta el desarrollo de personas capaces de incidir de forma ética, crítica y transformadora en los desafíos de su entorno, contribuyendo activamente a la construcción de una sociedad más justa, plural e inclusiva.</w:t>
      </w:r>
    </w:p>
    <w:p w14:paraId="2C3B0EFC" w14:textId="34FD9954" w:rsidR="003107F4" w:rsidRPr="004E4775" w:rsidRDefault="00675B65" w:rsidP="0093723D">
      <w:pPr>
        <w:pStyle w:val="Ttulo2"/>
      </w:pPr>
      <w:bookmarkStart w:id="24" w:name="_Toc225761916"/>
      <w:r w:rsidRPr="004E4775">
        <w:t>Fundamentos</w:t>
      </w:r>
      <w:bookmarkEnd w:id="24"/>
    </w:p>
    <w:p w14:paraId="2C3B0EFD" w14:textId="5FA97CFA" w:rsidR="003107F4" w:rsidRPr="004E4775" w:rsidRDefault="008F2C82">
      <w:pPr>
        <w:jc w:val="both"/>
      </w:pPr>
      <w:r w:rsidRPr="004E4775">
        <w:t>El Modelo Educativo Institucional de la Universidad de Santiago de Chile, se fundamenta en la perspectiva del constructivismo social (Berger y Luckman, 1998; Searle, 1997) a partir del cual se integran diversas teorías que resaltan la importancia de la participación activa, el contexto social y la distribución del conocimiento en el quehacer académico y los procesos formativos de pregrado, postgrado y educación continua.</w:t>
      </w:r>
    </w:p>
    <w:p w14:paraId="2C3B0EFE" w14:textId="77777777" w:rsidR="003107F4" w:rsidRPr="004E4775" w:rsidRDefault="008F2C82">
      <w:pPr>
        <w:jc w:val="both"/>
      </w:pPr>
      <w:r w:rsidRPr="004E4775">
        <w:t xml:space="preserve">A partir de ello, se considera que el conocimiento y la percepción del mundo se construyen de manera situada, a través de la interacción entre los grupos sociales y su entorno cultural (Lave y Wegner, 1991). Desde esta óptica, el aprendizaje es entendido como una construcción activa y colectiva de conocimiento, donde el estudiantado participa de la creación y transformación de la realidad social mediante la interacción con sus pares, docentes, tecnologías y territorios en los diversos contextos de los que participa. </w:t>
      </w:r>
    </w:p>
    <w:p w14:paraId="2C3B0EFF" w14:textId="77777777" w:rsidR="003107F4" w:rsidRPr="004E4775" w:rsidRDefault="008F2C82">
      <w:pPr>
        <w:jc w:val="both"/>
      </w:pPr>
      <w:r w:rsidRPr="004E4775">
        <w:t xml:space="preserve">Desde este enfoque se enfatiza que el conocimiento se construye en contextos auténticos y relevantes, en comunidades de práctica donde quienes participan comparten intereses, metas y actividades propias de un campo específico, siendo más efectivo cuando se realiza en situaciones que reflejan las prácticas profesionales o sociales que el estudiantado enfrentará en su vida laboral o social (Lave y Wegner, 1991), adquiriendo no sólo conocimientos teóricos, sino también, desarrollando habilidades y una comprensión profunda de las prácticas propias de su disciplina y/o profesión. Así entonces, se entiende que la cognición no reside únicamente en la mente de los individuos, sino que se distribuye a través de herramientas, objetos y la interacción social (Hutchins, 1995). </w:t>
      </w:r>
    </w:p>
    <w:p w14:paraId="2C3B0F00" w14:textId="77777777" w:rsidR="003107F4" w:rsidRPr="004E4775" w:rsidRDefault="008F2C82">
      <w:pPr>
        <w:jc w:val="both"/>
      </w:pPr>
      <w:bookmarkStart w:id="25" w:name="_heading=h.9jlqozmcjvcn" w:colFirst="0" w:colLast="0"/>
      <w:bookmarkEnd w:id="25"/>
      <w:r w:rsidRPr="004E4775">
        <w:t>Desde una perspectiva de interacción educativa, el fundamento material y tecnológico reconoce que el aprendizaje se configura en una ecología distribuida de espacios, actorías y tecnologías, que trasciende los límites tradicionales del aula y se expande hacia contextos diversos (Coll, 2013). En este contexto, las tecnologías de la información y la comunicación (TIC) no deben entenderse como una simple herramienta adicional, sino como mediadores culturales (Vygotsky, 1978) que transforman las prácticas de enseñanza y aprendizaje. Según Coll (2013), su potencial radica en facilitar formas de personalización del aprendizaje, trabajo colaborativo, mediación asincrónica y acceso expandido a la información, siempre y cuando se integren en un modelo educativo transformador, y no se limiten a reproducir modelos pedagógicos tradicionales.</w:t>
      </w:r>
    </w:p>
    <w:p w14:paraId="0E33D69A" w14:textId="77777777" w:rsidR="00726634" w:rsidRDefault="008F2C82" w:rsidP="00726634">
      <w:pPr>
        <w:jc w:val="both"/>
      </w:pPr>
      <w:r w:rsidRPr="004E4775">
        <w:t xml:space="preserve">La educación virtual, como parte integrante de esta ecología, permite construir experiencias de aprendizaje que son interactivas, accesibles y contextualizadas, favoreciendo la equidad social y territorial, el acceso a la formación continua, la promoción de la interculturalidad e internacionalización y el desarrollo de competencias para el siglo XXI. </w:t>
      </w:r>
    </w:p>
    <w:p w14:paraId="2C3B0F04" w14:textId="5EFC4019" w:rsidR="003107F4" w:rsidRPr="009C5323" w:rsidRDefault="00361664" w:rsidP="00AF4CB7">
      <w:pPr>
        <w:pStyle w:val="Ttulo2"/>
      </w:pPr>
      <w:bookmarkStart w:id="26" w:name="_Toc225761917"/>
      <w:r w:rsidRPr="009C5323">
        <w:t>Estructura del MEI</w:t>
      </w:r>
      <w:bookmarkEnd w:id="26"/>
    </w:p>
    <w:p w14:paraId="4D81EAF0" w14:textId="5179AEEC" w:rsidR="00DC63C7" w:rsidRDefault="00083040" w:rsidP="00DC63C7">
      <w:pPr>
        <w:jc w:val="both"/>
      </w:pPr>
      <w:r>
        <w:t xml:space="preserve">El Modelo Educativo Institucional </w:t>
      </w:r>
      <w:r w:rsidR="0030033A">
        <w:t>2026</w:t>
      </w:r>
      <w:r w:rsidR="006249CB">
        <w:t xml:space="preserve"> </w:t>
      </w:r>
      <w:r w:rsidR="00CB79E5">
        <w:t>propuesto se</w:t>
      </w:r>
      <w:r>
        <w:t xml:space="preserve"> configura en una relación conceptual entre componentes y pilares. Los componentes pueden ser entendidos como ámbitos de acción de la Universidad de Santiago, mientras que los pilares representan una visión de sociedad y educación superior, construida en torno a principios y valores. Si bien los pilares operan desde un plano simbólico, también se encuentran sustentados en políticas pública</w:t>
      </w:r>
      <w:r w:rsidR="001D78B8">
        <w:t>s</w:t>
      </w:r>
      <w:r>
        <w:t xml:space="preserve"> que representan la intersección de leyes, planes y programas en el ámbito de la educación superior.</w:t>
      </w:r>
      <w:r w:rsidR="00DC63C7">
        <w:t xml:space="preserve"> La actualización del MEI incorpora cinco pilares como marcos orientadores que integran valores y sentidos compartidos de la comunidad universitaria, expresándose como enfoques para la formación profesional. Estos —formación ciudadana; investigación, innovación y creación; territorio y vinculación con el medio; inclusión, diversidad e igualdad de género; y calidad de vida y convivencia universitaria— orientan la comprensión de los desafíos sociales y su abordaje desde la formación, permeando transversalmente todos los componentes del modelo. En su conjunto, proyectan a la USACH como una institución pública comprometida con una educación integral, pertinente y socialmente responsable.</w:t>
      </w:r>
    </w:p>
    <w:p w14:paraId="333BC374" w14:textId="07A755C0" w:rsidR="00083040" w:rsidRDefault="00DC63C7" w:rsidP="00DC63C7">
      <w:pPr>
        <w:jc w:val="both"/>
      </w:pPr>
      <w:r>
        <w:t>El MEI 2026 reorganiza sus componentes, reduciéndolos de cinco a cuatro, con el objetivo de fortalecer la coherencia y articulación del proceso formativo. La nueva estructura integra las dimensiones previamente abordadas en componentes más robustos e interrelacionados: Experiencia Formativa del Estudiantado, que centra el aprendizaje en trayectorias situadas; Desarrollo Académico, que reconoce al cuerpo académico como agente clave; Gestión Académica y Curricular, orientada a la calidad y mejora continua; y Contextos, Recursos y Tecnologías para el Aprendizaje, que incorpora condiciones contextuales y tecnológicas como parte sustantiva de la formación. Esta reorganización refleja una comprensión más integrada y situada de la educación superior.</w:t>
      </w:r>
    </w:p>
    <w:p w14:paraId="7581D6BB" w14:textId="16C60C17" w:rsidR="0056440E" w:rsidRDefault="00083040" w:rsidP="00083040">
      <w:pPr>
        <w:jc w:val="both"/>
      </w:pPr>
      <w:r>
        <w:t>Es así como los componentes posibilitan la concreción de los pilares en una relación bidireccional constante. Por una parte, los pilares proveen de un direccionamiento del actuar institucional en base a una mirada de mediano y largo plazo; mientras que los componentes a su vez proveen la construcción de datos, resultados y otros hallazgos que posibilitan el aprendizaje institucional y la evaluación de impacto, trazando el desarrollo institucional y la visión estratégica de una gobernanza sostenible hacia el futuro.</w:t>
      </w:r>
    </w:p>
    <w:p w14:paraId="22E16DDB" w14:textId="083CC206" w:rsidR="00726634" w:rsidRDefault="00726634" w:rsidP="00726634">
      <w:pPr>
        <w:pStyle w:val="Descripcin"/>
        <w:keepNext/>
      </w:pPr>
      <w:bookmarkStart w:id="27" w:name="_Toc225762017"/>
      <w:r>
        <w:t xml:space="preserve">Ilustración </w:t>
      </w:r>
      <w:fldSimple w:instr=" SEQ Ilustración \* ARABIC ">
        <w:r w:rsidR="00970BA6">
          <w:rPr>
            <w:noProof/>
          </w:rPr>
          <w:t>8</w:t>
        </w:r>
      </w:fldSimple>
      <w:r>
        <w:t xml:space="preserve">. </w:t>
      </w:r>
      <w:r w:rsidRPr="00D055B6">
        <w:t>Estructura del Modelo Educativo Institucional actualizado</w:t>
      </w:r>
      <w:bookmarkEnd w:id="27"/>
    </w:p>
    <w:p w14:paraId="26F8CA4E" w14:textId="4B8D53FD" w:rsidR="0056440E" w:rsidRDefault="00664AC5" w:rsidP="0056440E">
      <w:r w:rsidRPr="00664AC5">
        <w:rPr>
          <w:noProof/>
        </w:rPr>
        <w:drawing>
          <wp:inline distT="0" distB="0" distL="0" distR="0" wp14:anchorId="07DBDC11" wp14:editId="579F258F">
            <wp:extent cx="6055813" cy="2436975"/>
            <wp:effectExtent l="0" t="0" r="2540" b="1905"/>
            <wp:docPr id="2029284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84704" name=""/>
                    <pic:cNvPicPr/>
                  </pic:nvPicPr>
                  <pic:blipFill rotWithShape="1">
                    <a:blip r:embed="rId20"/>
                    <a:srcRect l="6687" t="8712"/>
                    <a:stretch>
                      <a:fillRect/>
                    </a:stretch>
                  </pic:blipFill>
                  <pic:spPr bwMode="auto">
                    <a:xfrm>
                      <a:off x="0" y="0"/>
                      <a:ext cx="6071538" cy="2443303"/>
                    </a:xfrm>
                    <a:prstGeom prst="rect">
                      <a:avLst/>
                    </a:prstGeom>
                    <a:ln>
                      <a:noFill/>
                    </a:ln>
                    <a:extLst>
                      <a:ext uri="{53640926-AAD7-44D8-BBD7-CCE9431645EC}">
                        <a14:shadowObscured xmlns:a14="http://schemas.microsoft.com/office/drawing/2010/main"/>
                      </a:ext>
                    </a:extLst>
                  </pic:spPr>
                </pic:pic>
              </a:graphicData>
            </a:graphic>
          </wp:inline>
        </w:drawing>
      </w:r>
    </w:p>
    <w:p w14:paraId="033738D0" w14:textId="77777777" w:rsidR="0056440E" w:rsidRPr="0056440E" w:rsidRDefault="0056440E" w:rsidP="0056440E"/>
    <w:p w14:paraId="2C3B0F05" w14:textId="342F938C" w:rsidR="003107F4" w:rsidRDefault="00931B9B" w:rsidP="009C5323">
      <w:pPr>
        <w:pStyle w:val="Ttulo2"/>
      </w:pPr>
      <w:sdt>
        <w:sdtPr>
          <w:tag w:val="goog_rdk_17"/>
          <w:id w:val="-922968596"/>
          <w:showingPlcHdr/>
        </w:sdtPr>
        <w:sdtEndPr/>
        <w:sdtContent>
          <w:r w:rsidR="00C7345B">
            <w:t xml:space="preserve">    </w:t>
          </w:r>
          <w:bookmarkStart w:id="28" w:name="_Toc225761918"/>
          <w:r w:rsidR="00C7345B">
            <w:t xml:space="preserve"> </w:t>
          </w:r>
        </w:sdtContent>
      </w:sdt>
      <w:r w:rsidR="00675B65" w:rsidRPr="004E4775">
        <w:t>Pilares</w:t>
      </w:r>
      <w:bookmarkEnd w:id="28"/>
    </w:p>
    <w:p w14:paraId="7774D8ED" w14:textId="71A3CA1E" w:rsidR="008F4732" w:rsidRPr="008F4732" w:rsidRDefault="008F4732" w:rsidP="008F4732">
      <w:pPr>
        <w:jc w:val="both"/>
      </w:pPr>
      <w:r w:rsidRPr="008F4732">
        <w:t>A continuación, se presentan los pilares del Modelo Educativo Institucional, con el propósito de describir los principios y orientaciones que sustentan la propuesta formativa de la Universidad.</w:t>
      </w:r>
    </w:p>
    <w:p w14:paraId="2C3B0F06" w14:textId="2962EF40" w:rsidR="003107F4" w:rsidRPr="0093723D" w:rsidRDefault="008F2C82" w:rsidP="009C5323">
      <w:pPr>
        <w:pStyle w:val="Ttulo3"/>
      </w:pPr>
      <w:bookmarkStart w:id="29" w:name="_Toc225761919"/>
      <w:r w:rsidRPr="0093723D">
        <w:t>Calidad de vida y convivencia universitaria</w:t>
      </w:r>
      <w:bookmarkEnd w:id="29"/>
    </w:p>
    <w:p w14:paraId="2C3B0F07" w14:textId="77777777" w:rsidR="003107F4" w:rsidRPr="004E4775" w:rsidRDefault="008F2C82">
      <w:pPr>
        <w:jc w:val="both"/>
      </w:pPr>
      <w:r w:rsidRPr="004E4775">
        <w:t>La Universidad de Santiago de Chile, en su condición de institución pública estatal y comprometida con la formación integral de personas, reconoce que el desarrollo académico, humano y social de quienes conforman su comunidad universitaria está estrechamente vinculado a las condiciones de bienestar subjetivo y objetivo en las que se produce el proceso formativo.</w:t>
      </w:r>
    </w:p>
    <w:p w14:paraId="2C3B0F08" w14:textId="77777777" w:rsidR="003107F4" w:rsidRPr="004E4775" w:rsidRDefault="008F2C82">
      <w:pPr>
        <w:jc w:val="both"/>
      </w:pPr>
      <w:r w:rsidRPr="004E4775">
        <w:t>En consecuencia, el</w:t>
      </w:r>
      <w:r w:rsidRPr="004E4775">
        <w:rPr>
          <w:b/>
        </w:rPr>
        <w:t xml:space="preserve"> </w:t>
      </w:r>
      <w:r w:rsidRPr="004E4775">
        <w:t>pilar de Calidad de Vida y Convivencia Universitaria se concibe como una dimensión transversal del Modelo Educativo. Este se sustenta en una comprensión multidimensional del bienestar, que integra aspectos físicos, emocionales, sociales, culturales y simbólicos, articulados en una experiencia de vida universitaria inclusiva, respetuosa y formativa.</w:t>
      </w:r>
    </w:p>
    <w:p w14:paraId="2C3B0F09" w14:textId="77777777" w:rsidR="003107F4" w:rsidRPr="004E4775" w:rsidRDefault="008F2C82">
      <w:pPr>
        <w:jc w:val="both"/>
      </w:pPr>
      <w:r w:rsidRPr="004E4775">
        <w:t>Desde esta perspectiva, se propone avanzar hacia un entorno universitario que promueva relaciones colaborativas, prácticas institucionales justas y una cultura de reconocimiento y cuidado mutuo, considerando las trayectorias diversas que coexisten en el espacio universitario. Este pilar dialoga estrechamente con los principios orientadores de las universidades del Estado de Chile (Ley 21.094, 2018), y recoge la experiencia acumulada en políticas de equidad, participación y ciudadanía universitaria (ETHOS-CUECH, 2022).</w:t>
      </w:r>
    </w:p>
    <w:p w14:paraId="2C3B0F0A" w14:textId="1D2E975E" w:rsidR="003107F4" w:rsidRPr="004E4775" w:rsidRDefault="008F2C82" w:rsidP="002F50FB">
      <w:pPr>
        <w:jc w:val="both"/>
      </w:pPr>
      <w:r w:rsidRPr="004E4775">
        <w:t xml:space="preserve">De acuerdo con ello, se considera a la calidad de vida como una dimensión central en la experiencia estudiantil, tanto en términos de las condiciones materiales que permiten la participación efectiva en el proceso formativo, como en la percepción de pertenencia, reconocimiento y valoración personal. En este sentido, las estrategias institucionales orientadas al acompañamiento </w:t>
      </w:r>
      <w:r w:rsidR="00B25AF5">
        <w:t xml:space="preserve">no sólo en el plano </w:t>
      </w:r>
      <w:r w:rsidRPr="004E4775">
        <w:t>académico,</w:t>
      </w:r>
      <w:r w:rsidR="00B25AF5">
        <w:t xml:space="preserve"> sino en una variedad </w:t>
      </w:r>
      <w:r w:rsidR="002F50FB">
        <w:t>de ámbitos como atención de salud, salud mental, odontología, y otras prestaciones, de carácter gratuito para el estudiantado</w:t>
      </w:r>
      <w:r w:rsidR="00C82798">
        <w:t xml:space="preserve"> como también </w:t>
      </w:r>
      <w:r w:rsidR="002F50FB">
        <w:t>el acompañamiento psicojurídico en situaciones de discriminación y violencia de género</w:t>
      </w:r>
      <w:r w:rsidR="00404446">
        <w:t>,</w:t>
      </w:r>
      <w:r w:rsidR="002F50FB">
        <w:t xml:space="preserve"> </w:t>
      </w:r>
      <w:r w:rsidR="006337CF" w:rsidRPr="004E4775">
        <w:t>el apoyo socioeconómico y la participación estudiantil, configuran un entramado de relaciones que favorecen la permanencia y el aprendizaje significativo.</w:t>
      </w:r>
      <w:r w:rsidR="00404446">
        <w:t xml:space="preserve"> En este marco, la importancia </w:t>
      </w:r>
      <w:r w:rsidR="002F50FB">
        <w:t xml:space="preserve">de </w:t>
      </w:r>
      <w:r w:rsidR="00D124CC">
        <w:t xml:space="preserve">la </w:t>
      </w:r>
      <w:r w:rsidR="002F50FB">
        <w:t xml:space="preserve">convivencia y cuidado mutuo </w:t>
      </w:r>
      <w:r w:rsidR="00D124CC">
        <w:t xml:space="preserve">se ha traducido en </w:t>
      </w:r>
      <w:r w:rsidR="002F50FB">
        <w:t xml:space="preserve">esfuerzos institucionales </w:t>
      </w:r>
      <w:r w:rsidR="00D124CC">
        <w:t xml:space="preserve">como la creación del </w:t>
      </w:r>
      <w:r w:rsidR="002F50FB">
        <w:t>programa cuidemo-nos de la VRAE para fomentar el cuidado colectivo.</w:t>
      </w:r>
      <w:r w:rsidRPr="004E4775">
        <w:t xml:space="preserve"> </w:t>
      </w:r>
      <w:sdt>
        <w:sdtPr>
          <w:tag w:val="goog_rdk_19"/>
          <w:id w:val="2016770674"/>
          <w:showingPlcHdr/>
        </w:sdtPr>
        <w:sdtEndPr/>
        <w:sdtContent>
          <w:r w:rsidR="006A2A60">
            <w:t xml:space="preserve">     </w:t>
          </w:r>
        </w:sdtContent>
      </w:sdt>
    </w:p>
    <w:p w14:paraId="2C3B0F0B" w14:textId="698DBAC3" w:rsidR="003107F4" w:rsidRPr="004E4775" w:rsidRDefault="008F2C82">
      <w:pPr>
        <w:jc w:val="both"/>
      </w:pPr>
      <w:r w:rsidRPr="004E4775">
        <w:t xml:space="preserve">En el ámbito del </w:t>
      </w:r>
      <w:sdt>
        <w:sdtPr>
          <w:tag w:val="goog_rdk_21"/>
          <w:id w:val="5782744"/>
          <w:showingPlcHdr/>
        </w:sdtPr>
        <w:sdtEndPr/>
        <w:sdtContent>
          <w:r w:rsidR="00B52339">
            <w:t xml:space="preserve">     </w:t>
          </w:r>
        </w:sdtContent>
      </w:sdt>
      <w:r w:rsidRPr="004E4775">
        <w:t xml:space="preserve">desarrollo académico, la calidad de vida se vincula con la valoración de la labor docente y la creación de condiciones para su ejercicio en contextos colaborativos, éticos y sostenibles. Se reconoce la importancia de ofrecer oportunidades de formación continua, cuidado del tiempo académico y espacios para la reflexión sobre las prácticas pedagógicas, entendiendo que el bienestar del cuerpo académico constituye un elemento facilitador del aprendizaje y la convivencia (ETHOS-CUECH, 2022). </w:t>
      </w:r>
    </w:p>
    <w:p w14:paraId="2C3B0F0C" w14:textId="53A1B4B6" w:rsidR="003107F4" w:rsidRPr="004E4775" w:rsidRDefault="008F2C82">
      <w:pPr>
        <w:jc w:val="both"/>
      </w:pPr>
      <w:r w:rsidRPr="004E4775">
        <w:t xml:space="preserve">Las decisiones curriculares </w:t>
      </w:r>
      <w:sdt>
        <w:sdtPr>
          <w:tag w:val="goog_rdk_22"/>
          <w:id w:val="-616419120"/>
        </w:sdtPr>
        <w:sdtEndPr/>
        <w:sdtContent>
          <w:commentRangeStart w:id="30"/>
        </w:sdtContent>
      </w:sdt>
      <w:sdt>
        <w:sdtPr>
          <w:tag w:val="goog_rdk_23"/>
          <w:id w:val="365005550"/>
        </w:sdtPr>
        <w:sdtEndPr/>
        <w:sdtContent>
          <w:commentRangeStart w:id="31"/>
        </w:sdtContent>
      </w:sdt>
      <w:r w:rsidRPr="004E4775">
        <w:t>influyen</w:t>
      </w:r>
      <w:commentRangeEnd w:id="30"/>
      <w:r w:rsidRPr="004E4775">
        <w:rPr>
          <w:rStyle w:val="Refdecomentario"/>
          <w:sz w:val="22"/>
          <w:szCs w:val="22"/>
        </w:rPr>
        <w:commentReference w:id="30"/>
      </w:r>
      <w:commentRangeEnd w:id="31"/>
      <w:r w:rsidRPr="004E4775">
        <w:rPr>
          <w:rStyle w:val="Refdecomentario"/>
          <w:sz w:val="22"/>
          <w:szCs w:val="22"/>
        </w:rPr>
        <w:commentReference w:id="31"/>
      </w:r>
      <w:r w:rsidRPr="004E4775">
        <w:t xml:space="preserve"> directamente en las condiciones en las que se desarrolla la vida universitaria. Por ello, se orienta a las unidades académicas a revisar de manera crítica la carga académica, la flexibilidad de las trayectorias y la pertinencia de los contenidos, procurando que el currículo no solo transmita saberes </w:t>
      </w:r>
      <w:sdt>
        <w:sdtPr>
          <w:tag w:val="goog_rdk_24"/>
          <w:id w:val="27455731"/>
        </w:sdtPr>
        <w:sdtEndPr/>
        <w:sdtContent>
          <w:ins w:id="32" w:author="Yenniffer Ávalos" w:date="2025-07-09T21:34:00Z">
            <w:r w:rsidRPr="004E4775">
              <w:t xml:space="preserve">y </w:t>
            </w:r>
          </w:ins>
        </w:sdtContent>
      </w:sdt>
      <w:r w:rsidRPr="004E4775">
        <w:t xml:space="preserve">conocimientos disciplinares, sino que también propicie la formación </w:t>
      </w:r>
      <w:r w:rsidR="006A2A60" w:rsidRPr="006A2A60">
        <w:t>de personas autónomas, éticas</w:t>
      </w:r>
      <w:r w:rsidR="006A2A60">
        <w:t xml:space="preserve"> </w:t>
      </w:r>
      <w:r w:rsidRPr="004E4775">
        <w:t xml:space="preserve">y conscientes del valor del bienestar colectivo. La incorporación de contenidos y metodologías que promuevan la salud mental, el cuidado del entorno </w:t>
      </w:r>
      <w:sdt>
        <w:sdtPr>
          <w:tag w:val="goog_rdk_31"/>
          <w:id w:val="-1181005264"/>
        </w:sdtPr>
        <w:sdtEndPr/>
        <w:sdtContent/>
      </w:sdt>
      <w:sdt>
        <w:sdtPr>
          <w:tag w:val="goog_rdk_32"/>
          <w:id w:val="1651362078"/>
        </w:sdtPr>
        <w:sdtEndPr/>
        <w:sdtContent/>
      </w:sdt>
      <w:r w:rsidRPr="004E4775">
        <w:t xml:space="preserve">y el respeto por la </w:t>
      </w:r>
      <w:r w:rsidR="008052E9" w:rsidRPr="004E4775">
        <w:t xml:space="preserve">diversidad </w:t>
      </w:r>
      <w:r w:rsidR="008052E9">
        <w:t>e</w:t>
      </w:r>
      <w:r w:rsidR="00924595">
        <w:t xml:space="preserve"> igualdad de </w:t>
      </w:r>
      <w:r w:rsidR="00BA4B85">
        <w:t xml:space="preserve">género </w:t>
      </w:r>
      <w:r w:rsidRPr="004E4775">
        <w:t xml:space="preserve">se considera coherente con esta orientación formativa. Con ello, se necesita de estructuras organizacionales que sostengan los principios de equidad, participación y respeto por la diversidad. En este pilar, el Modelo Educativo </w:t>
      </w:r>
      <w:sdt>
        <w:sdtPr>
          <w:tag w:val="goog_rdk_33"/>
          <w:id w:val="-1455775737"/>
        </w:sdtPr>
        <w:sdtEndPr/>
        <w:sdtContent/>
      </w:sdt>
      <w:r w:rsidRPr="004E4775">
        <w:t>sugiere fortalecer procesos institucionales que promuevan una cultura del cuidado, eviten prácticas de exclusión y aseguren condiciones de trabajo, estudio y participación que permitan el desarrollo pleno de las personas que integran la comunidad universitaria. La existencia de políticas explícitas, protocolos claros y espacios de resolución dialógica de conflictos forman parte de esta perspectiva (ETHOS-CUECH, 2022; Ley 21.094, 2018).</w:t>
      </w:r>
    </w:p>
    <w:p w14:paraId="2C3B0F0D" w14:textId="77777777" w:rsidR="003107F4" w:rsidRPr="004E4775" w:rsidRDefault="008F2C82">
      <w:pPr>
        <w:jc w:val="both"/>
      </w:pPr>
      <w:r w:rsidRPr="004E4775">
        <w:t xml:space="preserve">La disponibilidad, accesibilidad y adecuación de los recursos para el aprendizaje se reconocen como condiciones necesarias para una experiencia universitaria de calidad. </w:t>
      </w:r>
    </w:p>
    <w:p w14:paraId="2C3B0F0F" w14:textId="77777777" w:rsidR="003107F4" w:rsidRPr="0093723D" w:rsidRDefault="008F2C82" w:rsidP="009C5323">
      <w:pPr>
        <w:pStyle w:val="Ttulo3"/>
      </w:pPr>
      <w:bookmarkStart w:id="33" w:name="_Toc225761920"/>
      <w:r w:rsidRPr="0093723D">
        <w:t>Formación ciudadana</w:t>
      </w:r>
      <w:r w:rsidRPr="00CB79E5">
        <w:rPr>
          <w:vertAlign w:val="superscript"/>
        </w:rPr>
        <w:footnoteReference w:id="2"/>
      </w:r>
      <w:bookmarkEnd w:id="33"/>
      <w:r w:rsidRPr="00CB79E5">
        <w:rPr>
          <w:vertAlign w:val="superscript"/>
        </w:rPr>
        <w:t xml:space="preserve"> </w:t>
      </w:r>
    </w:p>
    <w:p w14:paraId="2C3B0F10" w14:textId="77777777" w:rsidR="003107F4" w:rsidRPr="004E4775" w:rsidRDefault="008F2C82">
      <w:pPr>
        <w:jc w:val="both"/>
      </w:pPr>
      <w:r w:rsidRPr="004E4775">
        <w:t>La Universidad de Santiago de Chile, como institución pública y estatal, asume el rol de promover la formación ciudadana desde la responsabilidad social y la vinculación activa con los territorios, en diálogo con los procesos sociales, culturales y políticos, nacionales y globales. Busca contribuir a que los egresados</w:t>
      </w:r>
      <w:sdt>
        <w:sdtPr>
          <w:tag w:val="goog_rdk_34"/>
          <w:id w:val="-1810586899"/>
        </w:sdtPr>
        <w:sdtEndPr/>
        <w:sdtContent>
          <w:r w:rsidRPr="004E4775">
            <w:t xml:space="preserve"> y egresadas</w:t>
          </w:r>
        </w:sdtContent>
      </w:sdt>
      <w:r w:rsidRPr="004E4775">
        <w:t xml:space="preserve"> desarrollen un ethos de servicio y compromiso con la comunidad orientado a superar las desigualdades y construir solidariamente el bien común, para fortalecer la Democracia, el respeto a los Derechos Humanos y la construcción de sociedades más justas, inclusivas y sostenibles.</w:t>
      </w:r>
    </w:p>
    <w:p w14:paraId="2C3B0F11" w14:textId="77777777" w:rsidR="003107F4" w:rsidRPr="004E4775" w:rsidRDefault="008F2C82">
      <w:pPr>
        <w:jc w:val="both"/>
      </w:pPr>
      <w:r w:rsidRPr="004E4775">
        <w:t xml:space="preserve">La universidad asume que la vida universitaria es un espacio de formación y convivencia con otros, clave para el aprendizaje de la democracia como forma de vida. Por ello propende a generar las condiciones para que todos los estamentos de la comunidad participen activa, responsable y autónomamente, promoviendo la resolución dialogada y colaborativa de los conflictos, así como la valoración del pluralismo y la tolerancia frente a los intereses divergentes. </w:t>
      </w:r>
    </w:p>
    <w:p w14:paraId="2C3B0F12" w14:textId="77777777" w:rsidR="003107F4" w:rsidRPr="004E4775" w:rsidRDefault="008F2C82">
      <w:pPr>
        <w:jc w:val="both"/>
      </w:pPr>
      <w:r w:rsidRPr="004E4775">
        <w:t xml:space="preserve">Así mismo, procura articular las trayectorias formativas con problemas socialmente relevantes que dan contexto y sentido al aprendizaje desde una perspectiva crítica y reflexiva, favoreciendo la comprensión del conocimiento como un bien social cuyo valor radica no solo en su contenido, sino especialmente, en su capacidad de transformar la vida en común. Para ello, promueve procesos formativos participativos, inclusivos y contextualizados, sustentados en un diálogo bidireccional con distintos entornos laborales y sociales, favoreciendo el desarrollo de conocimientos, habilidades y actitudes ciudadanas mediante la construcción colaborativa de soluciones innovadoras a los desafíos </w:t>
      </w:r>
      <w:sdt>
        <w:sdtPr>
          <w:tag w:val="goog_rdk_35"/>
          <w:id w:val="-399977878"/>
        </w:sdtPr>
        <w:sdtEndPr/>
        <w:sdtContent/>
      </w:sdt>
      <w:r w:rsidRPr="004E4775">
        <w:t xml:space="preserve">sociales. </w:t>
      </w:r>
    </w:p>
    <w:p w14:paraId="2C3B0F13" w14:textId="77777777" w:rsidR="003107F4" w:rsidRPr="004E4775" w:rsidRDefault="008F2C82">
      <w:pPr>
        <w:jc w:val="both"/>
      </w:pPr>
      <w:r w:rsidRPr="004E4775">
        <w:t>Esto implica el compromiso universitario de contar con un cuerpo académico que valore y respete la diversidad del estudiantado, que esté preparado para generar entornos de aprendizaje inclusivos, democráticos y participativos y que esté comprometido con la generación de saberes y conocimientos centrados en problemáticas de interés público, orientado por principios de justicia social y colaboración inter y transdisciplinar, para construir alternativas democráticas que impacte en las políticas públicas.</w:t>
      </w:r>
    </w:p>
    <w:p w14:paraId="2C3B0F14" w14:textId="77777777" w:rsidR="003107F4" w:rsidRPr="004E4775" w:rsidRDefault="008F2C82">
      <w:pPr>
        <w:jc w:val="both"/>
      </w:pPr>
      <w:r w:rsidRPr="004E4775">
        <w:t xml:space="preserve">Finalmente, para responder a los desafíos del ejercicio ciudadano </w:t>
      </w:r>
      <w:sdt>
        <w:sdtPr>
          <w:tag w:val="goog_rdk_36"/>
          <w:id w:val="455924304"/>
        </w:sdtPr>
        <w:sdtEndPr/>
        <w:sdtContent>
          <w:commentRangeStart w:id="34"/>
        </w:sdtContent>
      </w:sdt>
      <w:sdt>
        <w:sdtPr>
          <w:tag w:val="goog_rdk_37"/>
          <w:id w:val="-1600353241"/>
        </w:sdtPr>
        <w:sdtEndPr/>
        <w:sdtContent>
          <w:commentRangeStart w:id="35"/>
        </w:sdtContent>
      </w:sdt>
      <w:r w:rsidRPr="004E4775">
        <w:t>y</w:t>
      </w:r>
      <w:commentRangeEnd w:id="34"/>
      <w:r w:rsidRPr="004E4775">
        <w:rPr>
          <w:rStyle w:val="Refdecomentario"/>
          <w:sz w:val="22"/>
          <w:szCs w:val="22"/>
        </w:rPr>
        <w:commentReference w:id="34"/>
      </w:r>
      <w:commentRangeEnd w:id="35"/>
      <w:r w:rsidRPr="004E4775">
        <w:rPr>
          <w:rStyle w:val="Refdecomentario"/>
          <w:sz w:val="22"/>
          <w:szCs w:val="22"/>
        </w:rPr>
        <w:commentReference w:id="35"/>
      </w:r>
      <w:r w:rsidRPr="004E4775">
        <w:t xml:space="preserve"> dar sostenibilidad a los vínculos comunitarios, se facilitará la disponibilidad, accesibilidad y adecuación de los recursos para el aprendizaje, procurando generar un acceso más equitativo especialmente a las TIC, reconociendo todo el potencial que ofrece para diversificar las formas y espacios participación ciudadana y ampliar las alternativas de indagación e intervención en la resolución de los problemas sociales. Todo ello con el compromiso de hacer un uso responsable, crítico reflexivo de estos recursos, consciente tanto de los aportes como de los riesgos que puede representar para el fortalecimiento de la democracia.</w:t>
      </w:r>
    </w:p>
    <w:p w14:paraId="2C3B0F15" w14:textId="77777777" w:rsidR="003107F4" w:rsidRPr="004E4775" w:rsidRDefault="003107F4">
      <w:pPr>
        <w:jc w:val="both"/>
      </w:pPr>
    </w:p>
    <w:p w14:paraId="0BB7B672" w14:textId="5DBD9495" w:rsidR="00443FCA" w:rsidRPr="0093723D" w:rsidRDefault="008F2C82" w:rsidP="00055680">
      <w:pPr>
        <w:pStyle w:val="Ttulo3"/>
      </w:pPr>
      <w:bookmarkStart w:id="36" w:name="_Toc225761921"/>
      <w:r w:rsidRPr="0093723D">
        <w:t>Inclusión, diversidad e igualdad de género</w:t>
      </w:r>
      <w:bookmarkEnd w:id="36"/>
    </w:p>
    <w:p w14:paraId="2C3B0F17" w14:textId="4DE57FB7" w:rsidR="003107F4" w:rsidRPr="004E4775" w:rsidRDefault="008F2C82">
      <w:pPr>
        <w:jc w:val="both"/>
      </w:pPr>
      <w:r w:rsidRPr="004E4775">
        <w:t xml:space="preserve">El pilar </w:t>
      </w:r>
      <w:r w:rsidR="00B241E8" w:rsidRPr="004E4775">
        <w:t>de igualdad</w:t>
      </w:r>
      <w:r w:rsidRPr="004E4775">
        <w:t xml:space="preserve"> de género, diversidad e inclusión - en coherencia con el compromiso institucional con los derechos humanos, la igualdad sustantiva de género y la justicia social - orienta integralmente la formación disciplinar, profesional y ciudadana desde una perspectiva de equidad basada en una comprensión crítica, e interseccional de las desigualdades sociales y culturales que afectan de forma diferenciada a mujeres, diversidades sexogenéricas, personas con discapacidad, pertenecientes a pueblos originarios y otros grupos históricamente marginados. </w:t>
      </w:r>
    </w:p>
    <w:p w14:paraId="2C3B0F18" w14:textId="77777777" w:rsidR="003107F4" w:rsidRPr="004E4775" w:rsidRDefault="008F2C82">
      <w:pPr>
        <w:jc w:val="both"/>
      </w:pPr>
      <w:r w:rsidRPr="004E4775">
        <w:t>Este pilar reconoce que estas desigualdades son resultado de estructuras históricas de poder, opresión y exclusión que se reproducen socialmente y en el ámbito educativo a través de prácticas pedagógicas sesgadas, currículos no inclusivos y entornos físicos y simbólicos que excluyen o invisibilizan la diversidad (UNESCO, 2020; Echeita, 2017). En este sentido, la formación universitaria no es neutra, ya que puede perpetuar o transformar los estereotipos, las relaciones de poder y las inequidades sociales de manera que la problematización de las prácticas formativas constituye un imperativo ético para la Universidad.</w:t>
      </w:r>
    </w:p>
    <w:p w14:paraId="2C3B0F19" w14:textId="059C0641" w:rsidR="003107F4" w:rsidRPr="004E4775" w:rsidRDefault="008F2C82">
      <w:pPr>
        <w:jc w:val="both"/>
      </w:pPr>
      <w:r w:rsidRPr="004E4775">
        <w:t xml:space="preserve">Desde esta perspectiva, el modelo educativo debe ser capaz de reconocer y acoger la pluralidad de culturas, identidades, trayectorias e intersecciones de quienes integran la comunidad universitaria, promoviendo prácticas institucionales y académicas no sexistas y libres de </w:t>
      </w:r>
      <w:sdt>
        <w:sdtPr>
          <w:tag w:val="goog_rdk_41"/>
          <w:id w:val="-1963553627"/>
        </w:sdtPr>
        <w:sdtEndPr/>
        <w:sdtContent/>
      </w:sdt>
      <w:sdt>
        <w:sdtPr>
          <w:tag w:val="goog_rdk_42"/>
          <w:id w:val="1333100251"/>
        </w:sdtPr>
        <w:sdtEndPr/>
        <w:sdtContent/>
      </w:sdt>
      <w:r w:rsidR="009F4486" w:rsidRPr="004E4775">
        <w:t>discriminación (</w:t>
      </w:r>
      <w:r w:rsidR="00B241E8" w:rsidRPr="004E4775">
        <w:t>Ley 21.675 y 21.369)</w:t>
      </w:r>
      <w:r w:rsidRPr="004E4775">
        <w:t>. Esto implica revisar críticamente los marcos epistemológicos, disciplinares y metodológicos que históricamente han reproducido sesgos, exclusiones y jerarquías en las distintas áreas del conocimiento.</w:t>
      </w:r>
    </w:p>
    <w:p w14:paraId="2C3B0F1A" w14:textId="77777777" w:rsidR="003107F4" w:rsidRPr="004E4775" w:rsidRDefault="008F2C82">
      <w:pPr>
        <w:jc w:val="both"/>
      </w:pPr>
      <w:r w:rsidRPr="004E4775">
        <w:t xml:space="preserve">De esta forma, este pilar atraviesa y articula todos los componentes del proceso formativo, impactando las decisiones curriculares, las prácticas y metodologías de enseñanza-aprendizaje, el desarrollo del cuerpo académico, el acceso equitativo a recursos y experiencias formativas inclusivas y situadas, que reconozcan la diversidad del estudiantado, del cuerpo académico y de los contextos sociales de su comunidad. </w:t>
      </w:r>
    </w:p>
    <w:p w14:paraId="2C3B0F1B" w14:textId="0A9BCF31" w:rsidR="003107F4" w:rsidRPr="004E4775" w:rsidRDefault="008F2C82">
      <w:pPr>
        <w:jc w:val="both"/>
      </w:pPr>
      <w:r w:rsidRPr="004E4775">
        <w:t xml:space="preserve">La perspectiva de género y diversidad fortalece la excelencia académica al promover entornos inclusivos y colaborativos que enriquecen la producción de conocimiento, la complejidad cognitiva y el entendimiento profundo de los problemas favoreciendo la solución de problemas complejos, la creatividad y respuestas más justas y contextualizadas a los desafíos sociales, en línea con los principios de justicia social y equidad (Morley, 2013; CRUE, 2011; Clayton-Pedersen et al., </w:t>
      </w:r>
      <w:r w:rsidRPr="004E4775">
        <w:rPr>
          <w:i/>
        </w:rPr>
        <w:t xml:space="preserve">Reggiani, M. et al. 2023; Cech &amp; Waidzunas, Sci. Adv. 2021; </w:t>
      </w:r>
      <w:r w:rsidRPr="004E4775">
        <w:t>Galinsky,  Bowman; 2010, 2011).</w:t>
      </w:r>
    </w:p>
    <w:p w14:paraId="2C3B0F1C" w14:textId="77777777" w:rsidR="003107F4" w:rsidRPr="004E4775" w:rsidRDefault="008F2C82">
      <w:pPr>
        <w:jc w:val="both"/>
      </w:pPr>
      <w:r w:rsidRPr="004E4775">
        <w:t>En coherencia con su carácter público y compromiso con los derechos humanos, la Universidad asume la responsabilidad de ofrecer una educación transformadora que no solo promueva la inclusión, sino que desafíe las estructuras que perpetúan desigualdades. La transversalización de la igualdad de género y la diversidad en su modelo educativo reafirma su vocación democratizadora y su compromiso con formar personas egresadas que actúen como agentes de transformación social.</w:t>
      </w:r>
    </w:p>
    <w:p w14:paraId="2C3B0F1D" w14:textId="3D29F8B1" w:rsidR="003107F4" w:rsidRPr="0093723D" w:rsidRDefault="008F2C82" w:rsidP="00055680">
      <w:pPr>
        <w:pStyle w:val="Ttulo3"/>
      </w:pPr>
      <w:bookmarkStart w:id="37" w:name="_Toc225761922"/>
      <w:r w:rsidRPr="0093723D">
        <w:t>Territorio y vinculación con el medio</w:t>
      </w:r>
      <w:bookmarkEnd w:id="37"/>
    </w:p>
    <w:p w14:paraId="2C3B0F20" w14:textId="65825AED" w:rsidR="003107F4" w:rsidRDefault="007E35CA" w:rsidP="00055680">
      <w:pPr>
        <w:jc w:val="both"/>
      </w:pPr>
      <w:r w:rsidRPr="007E35CA">
        <w:t>El pilar de Territorio y Vinculación con el Medio, inspirado en los sellos del CUECH, se fundamenta en la promoción de relaciones bidireccionales entre la universidad y los actores del entorno, quienes participan de manera activa en iniciativas orientadas a abordar los desafíos territoriales. Este enfoque incorpora transversalmente la investigación, junto con la consideración y actualización de los marcos legales y normativos pertinentes. En coherencia con este sello institucional, la Universidad de Santiago de Chile orienta su quehacer conforme a un principio de responsabilidad social y conciencia ciudadana, profundamente arraigado en el territorio, que se expresa en el desarrollo de sus actividades académicas y profesionales.</w:t>
      </w:r>
    </w:p>
    <w:p w14:paraId="449F5F35" w14:textId="191CF27C" w:rsidR="00055680" w:rsidRPr="004E4775" w:rsidRDefault="00055680" w:rsidP="00055680">
      <w:pPr>
        <w:jc w:val="both"/>
      </w:pPr>
      <w:r>
        <w:t>Para tal efecto, se requiere una focalización en el aprendizaje, entendiendo este como un proceso que se construye en la interacción entre los integrantes de la comunidad universitaria y su entorno social y cultural. En este marco, el profesorado se posiciona como mediador de los procesos formativos, mediante la implementación de diversas estrategias y herramientas de enseñanza orientadas a enriquecer las experiencias de aprendizaje del estudiantado. Ello se materializa en la provisión de apoyos pedagógicos que favorecen la comprensión de los fenómenos en sus contextos de producción y promueven la transferencia de conocimientos a diversos escenarios de desarrollo profesional, social y comunitario en el territorio. En este escenario, la Vicerrectoría de Vinculación con el Medio cumple un rol articulador, promoviendo instancias, dispositivos y políticas que fortalecen la interacción bidireccional con el entorno, contribuyendo a la pertinencia y contextualización de los procesos formativos. Esta vinculación con el territorio se define a partir de una lógica de colaboración recíproca orientada a consolidar comunidades de aprendizaje heterogéneas, a fin de garantizar el análisis de problemáticas contextualizadas que impliquen al estudiantado en la toma de decisiones y resolución de problemas atingentes.</w:t>
      </w:r>
    </w:p>
    <w:p w14:paraId="65F72940" w14:textId="6D05056B" w:rsidR="00906836" w:rsidRDefault="00906836">
      <w:pPr>
        <w:jc w:val="both"/>
      </w:pPr>
      <w:r w:rsidRPr="00906836">
        <w:t>Este planteamiento se extiende al ámbito de la investigación, promoviendo la participación de profesorado y estudiantado en el análisis y abordaje de problemáticas situadas, en estrecha articulación con los actores del territorio. Desde una perspectiva bidireccional, se favorece la co-construcción de conocimiento mediante el diálogo entre saberes académicos y saberes territoriales, de modo de fortalecer la pertinencia, contextualización e impacto de los procesos investigativos. Asimismo, este enfoque busca sensibilizar y orientar las aproximaciones académicas y profesionales hacia las necesidades, demandas y potencialidades del entorno.</w:t>
      </w:r>
    </w:p>
    <w:p w14:paraId="2C3B0F22" w14:textId="61110B9B" w:rsidR="003107F4" w:rsidRPr="004E4775" w:rsidRDefault="008F2C82">
      <w:pPr>
        <w:jc w:val="both"/>
      </w:pPr>
      <w:r w:rsidRPr="004E4775">
        <w:t xml:space="preserve">Para avanzar en la aplicación de los contenidos de este Pilar, es necesario incorporar metodologías de enseñanza y aprendizaje que garanticen una mirada sustentable y sostenible del entorno territorial, promoviendo en el quehacer de los estudiantes una actitud tanto profesional como ciudadana que esté alineada a los valores y al sello de nuestra institución. </w:t>
      </w:r>
    </w:p>
    <w:p w14:paraId="2C3B0F23" w14:textId="77777777" w:rsidR="003107F4" w:rsidRPr="004E4775" w:rsidRDefault="003107F4">
      <w:pPr>
        <w:jc w:val="both"/>
      </w:pPr>
    </w:p>
    <w:p w14:paraId="2C3B0F24" w14:textId="486A8451" w:rsidR="003107F4" w:rsidRPr="0093723D" w:rsidRDefault="008F2C82" w:rsidP="00055680">
      <w:pPr>
        <w:pStyle w:val="Ttulo3"/>
      </w:pPr>
      <w:bookmarkStart w:id="38" w:name="_Toc225761923"/>
      <w:r w:rsidRPr="0093723D">
        <w:t>Investigación, innovación y creación</w:t>
      </w:r>
      <w:r w:rsidRPr="00812EF3">
        <w:rPr>
          <w:vertAlign w:val="superscript"/>
        </w:rPr>
        <w:footnoteReference w:id="3"/>
      </w:r>
      <w:bookmarkEnd w:id="38"/>
    </w:p>
    <w:p w14:paraId="2C3B0F25" w14:textId="5C534FBD" w:rsidR="003107F4" w:rsidRPr="004E4775" w:rsidRDefault="008F2C82">
      <w:pPr>
        <w:jc w:val="both"/>
      </w:pPr>
      <w:r w:rsidRPr="004E4775">
        <w:t>La investigación, en su sentido más amplio, puede entenderse como un proceso sistemático y creativo de generación de saberes y conocimientos, que incluye tanto la ciencia básica, la innovación tecnológica, como la creación artística y el emprendimiento para la transformación social y el bienestar colectivo.</w:t>
      </w:r>
    </w:p>
    <w:p w14:paraId="2C3B0F26" w14:textId="77777777" w:rsidR="003107F4" w:rsidRPr="004E4775" w:rsidRDefault="008F2C82">
      <w:pPr>
        <w:jc w:val="both"/>
      </w:pPr>
      <w:r w:rsidRPr="004E4775">
        <w:t xml:space="preserve">Nuestra universidad se posiciona desde una pluralidad epistemológica para el conocimiento de frontera, donde se reconocen distintas áreas de investigación. Esa diversidad se representa en una variedad de metodologías, perspectivas y formatos de investigación posibles y complementarios, que deben ser reconocidos y promovidos para el desarrollo y fortalecimiento de las capacidades de I+D+i+e de la USACH. </w:t>
      </w:r>
    </w:p>
    <w:p w14:paraId="2C3B0F27" w14:textId="5589467B" w:rsidR="003107F4" w:rsidRPr="004E4775" w:rsidRDefault="008F2C82">
      <w:pPr>
        <w:jc w:val="both"/>
      </w:pPr>
      <w:r w:rsidRPr="004E4775">
        <w:t xml:space="preserve">La investigación ha de promover un enfoque intercultural y de género, ya que mientras más se incorpore la diversidad de miradas en la investigación ésta se vuelve más compleja e innovadora dando así respuestas a desafíos complejos con enfoque estratégico nacional, inter y transdisciplinario, en temas pertinentes a los desafíos país. </w:t>
      </w:r>
      <w:sdt>
        <w:sdtPr>
          <w:tag w:val="goog_rdk_58"/>
          <w:id w:val="-738515808"/>
          <w:showingPlcHdr/>
        </w:sdtPr>
        <w:sdtEndPr/>
        <w:sdtContent>
          <w:r w:rsidR="007E3844">
            <w:t xml:space="preserve">     </w:t>
          </w:r>
        </w:sdtContent>
      </w:sdt>
    </w:p>
    <w:p w14:paraId="2C3B0F28" w14:textId="0E61AF7C" w:rsidR="003107F4" w:rsidRPr="004E4775" w:rsidRDefault="008F2C82">
      <w:pPr>
        <w:jc w:val="both"/>
      </w:pPr>
      <w:r w:rsidRPr="004E4775">
        <w:t>La experiencia formativa del estudiantado ha de incluir la investigación a lo largo de toda su trayectoria, con una temprana incorporación en los procesos de investigación y producción del conocimiento, asegurando con ello un acompañamiento permanente y fomentando su movilidad nacional e internacional para la comunicación de sus resultados. Una universidad compleja, que tiene a la investigación en su centro, hace que la práctica de investigación se exprese en metodologías basadas en desafíos o retos, impregne la flexibilidad curricular y permita una mejor y mayor articulación transversal y horizontal entre pre y posgrado, como una concatenación que alimenta permanentemente las preguntas, el sentido y los sellos de nuestro proceso formativo</w:t>
      </w:r>
      <w:r w:rsidR="007E3844">
        <w:t>.</w:t>
      </w:r>
    </w:p>
    <w:p w14:paraId="2C3B0F29" w14:textId="7B86F7AE" w:rsidR="003107F4" w:rsidRPr="004E4775" w:rsidRDefault="008F2C82">
      <w:pPr>
        <w:jc w:val="both"/>
      </w:pPr>
      <w:r w:rsidRPr="004E4775">
        <w:t xml:space="preserve">El desarrollo académico de </w:t>
      </w:r>
      <w:sdt>
        <w:sdtPr>
          <w:tag w:val="goog_rdk_59"/>
          <w:id w:val="197997791"/>
        </w:sdtPr>
        <w:sdtEndPr/>
        <w:sdtContent/>
      </w:sdt>
      <w:sdt>
        <w:sdtPr>
          <w:tag w:val="goog_rdk_60"/>
          <w:id w:val="1793137039"/>
        </w:sdtPr>
        <w:sdtEndPr/>
        <w:sdtContent/>
      </w:sdt>
      <w:r w:rsidRPr="004E4775">
        <w:t>excelencia implica liderar estos procesos en toda la trayectoria formativa fomentando la investigación colaborativa con responsabilidad social y conciencia ciudadana cumpliendo con los más altos estándares en la calidad de sus investigaciones de acuerdo a sus propias áreas del conocimiento.</w:t>
      </w:r>
    </w:p>
    <w:p w14:paraId="2C3B0F2A" w14:textId="77777777" w:rsidR="003107F4" w:rsidRPr="004E4775" w:rsidRDefault="008F2C82">
      <w:pPr>
        <w:jc w:val="both"/>
      </w:pPr>
      <w:r w:rsidRPr="004E4775">
        <w:t>La gestión académica y curricular ha de estar imbricada con los procesos investigativos adquiriendo con ello una flexibilidad que le permita situarse en las distintas trayectorias de estudiantes y académicas/os.</w:t>
      </w:r>
    </w:p>
    <w:p w14:paraId="2C3B0F2B" w14:textId="77777777" w:rsidR="003107F4" w:rsidRPr="004E4775" w:rsidRDefault="008F2C82">
      <w:pPr>
        <w:jc w:val="both"/>
      </w:pPr>
      <w:r w:rsidRPr="004E4775">
        <w:t>Para su viabilidad se requieren los espacios adecuados a los requerimientos investigativos así como sistemas y tecnologías que permitan la unificación de la información de las distintas unidades de la universidad así como la flexibilidad para hacer la labor más ágil y menos reiterativa para académicas/os y funcionarias/os.</w:t>
      </w:r>
    </w:p>
    <w:p w14:paraId="2C3B0F2C" w14:textId="77777777" w:rsidR="003107F4" w:rsidRPr="004E4775" w:rsidRDefault="003107F4">
      <w:pPr>
        <w:jc w:val="both"/>
      </w:pPr>
    </w:p>
    <w:p w14:paraId="2C3B0F2D" w14:textId="69F32F45" w:rsidR="003107F4" w:rsidRDefault="006C2C1F" w:rsidP="00055680">
      <w:pPr>
        <w:pStyle w:val="Ttulo2"/>
      </w:pPr>
      <w:bookmarkStart w:id="39" w:name="_Toc225761924"/>
      <w:r w:rsidRPr="004E4775">
        <w:t>Componentes</w:t>
      </w:r>
      <w:bookmarkEnd w:id="39"/>
    </w:p>
    <w:p w14:paraId="72D884BA" w14:textId="47377999" w:rsidR="00E5413C" w:rsidRDefault="00B71F5F" w:rsidP="0076448B">
      <w:pPr>
        <w:jc w:val="both"/>
      </w:pPr>
      <w:r w:rsidRPr="00B71F5F">
        <w:t>A continuación, se describen los componentes del Modelo Educativo Institucional, abordando los ámbitos a través de los cuales se operacionaliza la propuesta formativa.</w:t>
      </w:r>
    </w:p>
    <w:p w14:paraId="2C3B0F2E" w14:textId="7F037882" w:rsidR="003107F4" w:rsidRPr="0093723D" w:rsidRDefault="008F2C82" w:rsidP="00055680">
      <w:pPr>
        <w:pStyle w:val="Ttulo3"/>
      </w:pPr>
      <w:bookmarkStart w:id="40" w:name="_Toc225761925"/>
      <w:r w:rsidRPr="0093723D">
        <w:t>Experiencia Formativa del Estudiantado</w:t>
      </w:r>
      <w:bookmarkEnd w:id="40"/>
    </w:p>
    <w:p w14:paraId="491A2898" w14:textId="77777777" w:rsidR="00A7262C" w:rsidRDefault="00A7262C" w:rsidP="00A7262C">
      <w:pPr>
        <w:jc w:val="both"/>
      </w:pPr>
      <w:r>
        <w:t>La experiencia formativa del estudiantado en la Universidad de Santiago de Chile se concibe como un proceso intencionado, sistemático, guiado y progresivo de participación en prácticas académicas, profesionales, investigativas y de vinculación con el medio, mediante el cual las y los estudiantes construyen conocimientos, habilidades y disposiciones en interacción situada con problemas, docentes, pares, artefactos y diversos contextos culturales. Este proceso articula el saber disciplinar con la reflexión crítica y la acción en escenarios significativos, integrando de manera sustantiva dimensiones de internacionalización e inserción territorial que enriquecen y complejizan el aprendizaje.</w:t>
      </w:r>
    </w:p>
    <w:p w14:paraId="0B943C78" w14:textId="77777777" w:rsidR="00A7262C" w:rsidRDefault="00A7262C" w:rsidP="00A7262C">
      <w:pPr>
        <w:jc w:val="both"/>
      </w:pPr>
      <w:r>
        <w:t>Desde una perspectiva sociocultural, en diálogo con los aportes de Vygotsky, Lave, Wenger y Hutchins, el Modelo Educativo Institucional entiende la experiencia formativa como un proceso de aprendizaje contextualizado, participativo y distribuido. En este marco, se constituye como la unidad fundamental del proceso educativo universitario, en tanto organiza el aprendizaje en secuencias de actividades socialmente estructuradas donde convergen actores, herramientas, lenguajes disciplinares, tecnologías, problemas y contextos de práctica. Esta concepción permite superar la fragmentación curricular, situando el foco en trayectorias formativas integradas, coherentes con las dinámicas del conocimiento contemporáneo y con las demandas de una sociedad global e interconectada.</w:t>
      </w:r>
    </w:p>
    <w:p w14:paraId="50E074A0" w14:textId="77777777" w:rsidR="00A7262C" w:rsidRDefault="00A7262C" w:rsidP="00A7262C">
      <w:pPr>
        <w:jc w:val="both"/>
      </w:pPr>
      <w:r>
        <w:t>Una experiencia formativa de calidad se caracteriza por ser activa, participativa, interactiva y continua, promoviendo la inserción progresiva del estudiantado en comunidades de conocimiento tanto locales como globales. En este tránsito, las y los estudiantes avanzan desde formas iniciales de participación hacia desempeños cada vez más complejos y especializados, en diálogo con prácticas disciplinares y profesionales auténticas. La internacionalización se comprende como una dimensión constitutiva de este proceso, expresándose en la incorporación de perspectivas globales en el currículum, el desarrollo de competencias interculturales, la participación en redes académicas internacionales, la movilidad estudiantil y académica, y la expansión de experiencias virtuales colaborativas que trascienden fronteras. De este modo, la experiencia formativa habilita al estudiantado para desenvolverse en contextos transnacionales, contribuyendo a la producción y circulación global del conocimiento.</w:t>
      </w:r>
    </w:p>
    <w:p w14:paraId="4DE6FE55" w14:textId="77777777" w:rsidR="00A7262C" w:rsidRDefault="00A7262C" w:rsidP="00A7262C">
      <w:pPr>
        <w:jc w:val="both"/>
      </w:pPr>
      <w:r>
        <w:t>De manera complementaria, la experiencia formativa se proyecta hacia el entorno mediante estrategias de extensión y vinculación con el medio que la sitúan en relación directa con los territorios y sus problemáticas. A través de estas instancias, el estudiantado participa en procesos de co-construcción de conocimiento con comunidades, organizaciones sociales, instituciones públicas y sectores productivos, fortaleciendo una formación pertinente, situada y socialmente comprometida. La extensión se configura así como un espacio formativo integrado, donde docencia, investigación y compromiso público convergen, favoreciendo aprendizajes significativos, el desarrollo de una ciudadanía activa y la contribución efectiva al desarrollo sostenible del país.</w:t>
      </w:r>
    </w:p>
    <w:p w14:paraId="31B7E569" w14:textId="77777777" w:rsidR="00A7262C" w:rsidRDefault="00A7262C" w:rsidP="00A7262C">
      <w:pPr>
        <w:jc w:val="both"/>
      </w:pPr>
      <w:r>
        <w:t>En este contexto, la experiencia formativa se reconoce también como un mecanismo central en la construcción del proyecto de vida del estudiantado. Más allá de la adquisición de competencias profesionales, este proceso articula la formación académica con el desarrollo personal, ético y vocacional, permitiendo a las y los estudiantes explorar sentidos, intereses, capacidades y compromisos que orientan sus trayectorias vitales. La universidad, en este sentido, no solo forma profesionales, sino personas capaces de proyectar su quehacer con autonomía, responsabilidad social y sentido de propósito, integrando su vocación con las necesidades del entorno.</w:t>
      </w:r>
    </w:p>
    <w:p w14:paraId="76E8C183" w14:textId="77777777" w:rsidR="00A7262C" w:rsidRDefault="00A7262C" w:rsidP="00A7262C">
      <w:pPr>
        <w:jc w:val="both"/>
      </w:pPr>
      <w:r>
        <w:t>En coherencia con los pilares transversales del Modelo Educativo Institucional, la formación integral se establece como horizonte y finalidad de la experiencia formativa, promoviendo el desarrollo armónico de las dimensiones intelectuales, profesionales, éticas, ciudadanas y socioemocionales del estudiantado. Este enfoque se sustenta en condiciones de calidad de vida y bienestar, entendidas como requisitos para el aprendizaje significativo, y concibe la experiencia formativa como un espacio privilegiado para la vivencia de la democracia, la convivencia en la diversidad, el diálogo de saberes y la pluralidad epistemológica desde un enfoque intercultural.</w:t>
      </w:r>
    </w:p>
    <w:p w14:paraId="5A54ACA9" w14:textId="77777777" w:rsidR="00A7262C" w:rsidRDefault="00A7262C" w:rsidP="00A7262C">
      <w:pPr>
        <w:jc w:val="both"/>
      </w:pPr>
      <w:r>
        <w:t>Asimismo, la experiencia formativa asume el desafío de garantizar condiciones equitativas de acceso, participación y aprendizaje mediante la diversificación de modalidades (presencial, semipresencial y virtual) y la incorporación de esquemas de flexibilidad temporal, fortaleciendo entornos de aprendizaje —especialmente virtuales— que potencien la interacción, la colaboración, la vinculación con los territorios y la proyección internacional. Este enfoque se sustenta en un compromiso ético con una educación transformadora, inclusiva y no sexista, orientada a la superación de las desigualdades estructurales.</w:t>
      </w:r>
    </w:p>
    <w:p w14:paraId="2C3B0F35" w14:textId="7D70A2C9" w:rsidR="003107F4" w:rsidRPr="004E4775" w:rsidRDefault="00A7262C" w:rsidP="00A7262C">
      <w:pPr>
        <w:jc w:val="both"/>
        <w:rPr>
          <w:b/>
        </w:rPr>
      </w:pPr>
      <w:r>
        <w:t>Finalmente, una experiencia formativa de excelencia requiere una participación protagónica de estudiantes y docentes. El estudiantado asume un rol activo en su aprendizaje, desarrollando capacidades de autonomía, toma de decisiones, resolución de problemas y reflexión crítica mediante procesos metacognitivos. El profesorado, por su parte, ejerce una mediación experta que diseña y facilita experiencias de aprendizaje basadas en la indagación, la exploración y la resolución de problemas relevantes, articulando conocimiento y práctica en contextos disciplinarios, sociales y ambientales. En conjunto, estos elementos configuran un proceso formativo orientado al aprendizaje a lo largo de la vida, vinculado de manera permanente con el mundo profesional, la investigación, la innovación y la creación, y comprometido con la formación de personas íntegras, críticas y socialmente responsables, en coherencia con el carácter público y la vocación transformadora de la Universidad de Santiago de Chile.</w:t>
      </w:r>
    </w:p>
    <w:p w14:paraId="2C3B0F3B" w14:textId="24AE8A7B" w:rsidR="003107F4" w:rsidRPr="00361664" w:rsidRDefault="00D56BFB" w:rsidP="00FC6C43">
      <w:pPr>
        <w:pStyle w:val="Ttulo4"/>
      </w:pPr>
      <w:bookmarkStart w:id="41" w:name="_Toc225761926"/>
      <w:r w:rsidRPr="00361664">
        <w:t>Posicionamiento teórico actualizado</w:t>
      </w:r>
      <w:bookmarkEnd w:id="41"/>
    </w:p>
    <w:p w14:paraId="2C3B0F3C" w14:textId="50B7C100" w:rsidR="003107F4" w:rsidRPr="004E4775" w:rsidRDefault="008F2C82">
      <w:pPr>
        <w:jc w:val="both"/>
      </w:pPr>
      <w:r w:rsidRPr="004E4775">
        <w:t xml:space="preserve">El Modelo Educativo Institucional, sitúa a la experiencia formativa del estudiantado como aquello que da sentido y propósito a nuestro quehacer universitario. Este componente, que en el MEI </w:t>
      </w:r>
      <w:r w:rsidR="00D5409A">
        <w:t>2014</w:t>
      </w:r>
      <w:r w:rsidRPr="004E4775">
        <w:t xml:space="preserve"> era entendido como “formación del estudiante”, ahora se complejiza, poniendo como foco de la actividad académica, a la interacción educativa y todos sus componentes, sin otorgar más relevancia a un componente por sobre otros. Este cambio de enfoque permite reposicionar al cuerpo académico y a los contextos de formación cómo elementos fundamentales de la construcción de conocimiento y de la formación</w:t>
      </w:r>
      <w:sdt>
        <w:sdtPr>
          <w:tag w:val="goog_rdk_67"/>
          <w:id w:val="-694465077"/>
        </w:sdtPr>
        <w:sdtEndPr/>
        <w:sdtContent/>
      </w:sdt>
      <w:sdt>
        <w:sdtPr>
          <w:tag w:val="goog_rdk_68"/>
          <w:id w:val="1963691782"/>
        </w:sdtPr>
        <w:sdtEndPr/>
        <w:sdtContent/>
      </w:sdt>
      <w:r w:rsidRPr="004E4775">
        <w:t xml:space="preserve"> profesional, permitiendo asegurar una formación actualizada y con pertinencia social, capaz de responder a los altos estándares de calidad y justicia social con los cuales nuestra institución se ha comprometido.</w:t>
      </w:r>
    </w:p>
    <w:p w14:paraId="2C3B0F3D" w14:textId="77777777" w:rsidR="003107F4" w:rsidRPr="004E4775" w:rsidRDefault="008F2C82">
      <w:pPr>
        <w:jc w:val="both"/>
      </w:pPr>
      <w:r w:rsidRPr="004E4775">
        <w:t>En correspondencia con los pilares transversales, se considera a la calidad de vida como un aspecto sustantivo de la experiencia formativa, la cual debe sostenerse en condiciones de bienestar individual y colectivo. Asimismo, se entiende que dicha experiencia es un componente clave para comprender a la democracia como forma de vida, en tanto se instituye como un espacio de formación y convivencia con otros, al tiempo que se posiciona desde la pluralidad epistemológica y un enfoque intercultural.</w:t>
      </w:r>
    </w:p>
    <w:p w14:paraId="2C3B0F3E" w14:textId="77777777" w:rsidR="003107F4" w:rsidRDefault="008F2C82">
      <w:pPr>
        <w:jc w:val="both"/>
      </w:pPr>
      <w:r w:rsidRPr="004E4775">
        <w:t xml:space="preserve">De acuerdo a ello, se reconoce que, como una forma de democratización de los procesos de construcción de conocimiento y de formación profesional, la experiencia formativa se puede y debe ofrecer en distintas modalidades (presencial, semipresencial, a distancia o virtual) y con flexibilidad temporal (sincrónica, bicrónica, asincrónica), fortaleciendo el campus virtual para una experiencia formativa significativa a través de entornos virtuales de aprendizaje que potencien la interacción y la vinculación con los </w:t>
      </w:r>
      <w:sdt>
        <w:sdtPr>
          <w:tag w:val="goog_rdk_69"/>
          <w:id w:val="1700177048"/>
        </w:sdtPr>
        <w:sdtEndPr/>
        <w:sdtContent/>
      </w:sdt>
      <w:sdt>
        <w:sdtPr>
          <w:tag w:val="goog_rdk_70"/>
          <w:id w:val="2028839697"/>
        </w:sdtPr>
        <w:sdtEndPr/>
        <w:sdtContent/>
      </w:sdt>
      <w:r w:rsidRPr="004E4775">
        <w:t>territorios, al tiempo que permiten mejorar los niveles de internacionalización de la institución y la constitución de una comunidad de base intercultural.</w:t>
      </w:r>
    </w:p>
    <w:p w14:paraId="30AA2FD4" w14:textId="541C2343" w:rsidR="00CF0691" w:rsidRPr="004E4775" w:rsidRDefault="00CF0691">
      <w:pPr>
        <w:jc w:val="both"/>
      </w:pPr>
      <w:r w:rsidRPr="00CF0691">
        <w:t>Así entonces, la experiencia formativa asume el imperativo ético de ofrecer una educación transformadora y no sexista que, además de promover la inclusión, ofrece acciones para terminar con las desigualdades sociales.</w:t>
      </w:r>
    </w:p>
    <w:p w14:paraId="2C3B0F40" w14:textId="77777777" w:rsidR="003107F4" w:rsidRPr="0093723D" w:rsidRDefault="008F2C82" w:rsidP="002550F1">
      <w:pPr>
        <w:pStyle w:val="Ttulo4"/>
      </w:pPr>
      <w:bookmarkStart w:id="42" w:name="_Toc225761927"/>
      <w:r w:rsidRPr="0093723D">
        <w:t>Propuestas y orientaciones para la implementación</w:t>
      </w:r>
      <w:bookmarkEnd w:id="42"/>
      <w:r w:rsidRPr="0093723D">
        <w:t xml:space="preserve"> </w:t>
      </w:r>
    </w:p>
    <w:p w14:paraId="2C3B0F41" w14:textId="77777777" w:rsidR="003107F4" w:rsidRDefault="008F2C82">
      <w:pPr>
        <w:jc w:val="both"/>
      </w:pPr>
      <w:r w:rsidRPr="004E4775">
        <w:t>Con el fin de intencionar el diseño y la implementación experiencias formativas que promuevan un aprendizaje situado, activo, interactivo y permanente, a continuación, se detallan acciones que permitirán consolidar el logro de este propósito.</w:t>
      </w:r>
    </w:p>
    <w:p w14:paraId="0CD2CB77" w14:textId="3E15F4DB" w:rsidR="00E07133" w:rsidRDefault="00E07133" w:rsidP="002550F1">
      <w:pPr>
        <w:pStyle w:val="Ttulo5"/>
      </w:pPr>
      <w:bookmarkStart w:id="43" w:name="_Toc225761928"/>
      <w:r>
        <w:t>Desarrollo de competencias sello y competencias transversales</w:t>
      </w:r>
      <w:bookmarkEnd w:id="43"/>
    </w:p>
    <w:p w14:paraId="2384FFCA" w14:textId="37220FF8" w:rsidR="00E07133" w:rsidRPr="00E07133" w:rsidRDefault="00E07133" w:rsidP="000B3925">
      <w:pPr>
        <w:pStyle w:val="Ttulo6"/>
      </w:pPr>
      <w:r w:rsidRPr="00E07133">
        <w:t>Competencias Sello</w:t>
      </w:r>
    </w:p>
    <w:p w14:paraId="4055B9D5" w14:textId="19F9B06B" w:rsidR="00E07133" w:rsidRDefault="00E07133" w:rsidP="00E07133">
      <w:pPr>
        <w:jc w:val="both"/>
      </w:pPr>
      <w:r>
        <w:t>Para dar cumplimiento a lo anteriormente planteado y, en correspondencia con los pilares transversales</w:t>
      </w:r>
      <w:r w:rsidR="000B3925">
        <w:t>,</w:t>
      </w:r>
      <w:r>
        <w:t xml:space="preserve"> el MEI ofrece un conjunto de competencias sello. Una competencia sello se entiende como el conjunto integrado de conocimientos, habilidades y disposiciones que expresan la identidad formativa distintiva de una institución y que orientan el perfil de egreso de todas sus carreras. Estas competencias traducen el proyecto educativo institucional en atributos observables en sus egresados y egresadas, vinculando la formación académica con valores, compromisos éticos y posicionamientos frente a desafíos sociales, culturales y profesionales. Se caracterizan por ser comunes a toda la oferta formativa, intencionadas curricularmente y evaluables en distintos momentos del proceso formativo, constituyendo un mecanismo de coherencia entre la misión institucional y la experiencia formativa del estudiantado.</w:t>
      </w:r>
    </w:p>
    <w:p w14:paraId="33C6E4DD" w14:textId="234A659E" w:rsidR="00E07133" w:rsidRPr="00CF0691" w:rsidRDefault="00E07133" w:rsidP="00CF0691">
      <w:pPr>
        <w:ind w:left="567" w:hanging="567"/>
        <w:jc w:val="both"/>
        <w:rPr>
          <w:b/>
          <w:bCs/>
          <w:color w:val="153D63" w:themeColor="text2" w:themeTint="E6"/>
        </w:rPr>
      </w:pPr>
      <w:r w:rsidRPr="00CF0691">
        <w:rPr>
          <w:b/>
          <w:bCs/>
          <w:color w:val="153D63" w:themeColor="text2" w:themeTint="E6"/>
        </w:rPr>
        <w:t>Competencia de Bienestar, Autocuidado y Convivencia Colaborativa</w:t>
      </w:r>
    </w:p>
    <w:p w14:paraId="7046CCDF" w14:textId="77777777" w:rsidR="00E07133" w:rsidRDefault="00E07133" w:rsidP="00CF0691">
      <w:pPr>
        <w:ind w:left="567"/>
        <w:jc w:val="both"/>
      </w:pPr>
      <w:r>
        <w:t>Gestiona su bienestar integral y contribuye a entornos universitarios y profesionales basados en el respeto, el cuidado mutuo, la equidad y la colaboración, promoviendo relaciones inclusivas y una convivencia ética en contextos diversos.</w:t>
      </w:r>
    </w:p>
    <w:p w14:paraId="672E7800" w14:textId="5EBE8095" w:rsidR="00E07133" w:rsidRPr="00CF0691" w:rsidRDefault="00E07133" w:rsidP="00CF0691">
      <w:pPr>
        <w:ind w:left="567" w:hanging="567"/>
        <w:jc w:val="both"/>
        <w:rPr>
          <w:b/>
          <w:bCs/>
          <w:color w:val="153D63" w:themeColor="text2" w:themeTint="E6"/>
        </w:rPr>
      </w:pPr>
      <w:r w:rsidRPr="00CF0691">
        <w:rPr>
          <w:b/>
          <w:bCs/>
          <w:color w:val="153D63" w:themeColor="text2" w:themeTint="E6"/>
        </w:rPr>
        <w:t>Competencia de Ciudadanía Crítica y Compromiso Público</w:t>
      </w:r>
    </w:p>
    <w:p w14:paraId="7CBE94E7" w14:textId="77777777" w:rsidR="00E07133" w:rsidRDefault="00E07133" w:rsidP="00CF0691">
      <w:pPr>
        <w:ind w:left="567"/>
        <w:jc w:val="both"/>
      </w:pPr>
      <w:r>
        <w:t>Participa de manera activa, informada y responsable en la vida social, política y comunitaria, contribuyendo a la construcción del bien común, la democracia y la defensa de los derechos humanos desde una perspectiva crítica y reflexiva.</w:t>
      </w:r>
    </w:p>
    <w:p w14:paraId="36635A41" w14:textId="3AFB6F43" w:rsidR="00E07133" w:rsidRPr="00CF0691" w:rsidRDefault="00E07133" w:rsidP="00CF0691">
      <w:pPr>
        <w:ind w:left="567" w:hanging="567"/>
        <w:jc w:val="both"/>
        <w:rPr>
          <w:b/>
          <w:bCs/>
          <w:color w:val="153D63" w:themeColor="text2" w:themeTint="E6"/>
        </w:rPr>
      </w:pPr>
      <w:r w:rsidRPr="00CF0691">
        <w:rPr>
          <w:b/>
          <w:bCs/>
          <w:color w:val="153D63" w:themeColor="text2" w:themeTint="E6"/>
        </w:rPr>
        <w:t>Competencia de Inclusión, Equidad y Perspectiva de Género</w:t>
      </w:r>
    </w:p>
    <w:p w14:paraId="1C8A3EAA" w14:textId="77777777" w:rsidR="00E07133" w:rsidRDefault="00E07133" w:rsidP="00CF0691">
      <w:pPr>
        <w:ind w:left="567"/>
        <w:jc w:val="both"/>
      </w:pPr>
      <w:r>
        <w:t>Reconoce, problematiza y actúa frente a las desigualdades sociales, culturales y de género, promoviendo prácticas inclusivas, no discriminatorias y socialmente justas en distintos contextos académicos, profesionales y sociales.</w:t>
      </w:r>
    </w:p>
    <w:p w14:paraId="7E92CB6F" w14:textId="18A83C40" w:rsidR="00E07133" w:rsidRPr="00CF0691" w:rsidRDefault="00E07133" w:rsidP="00CF0691">
      <w:pPr>
        <w:ind w:left="567" w:hanging="567"/>
        <w:jc w:val="both"/>
        <w:rPr>
          <w:b/>
          <w:bCs/>
          <w:color w:val="153D63" w:themeColor="text2" w:themeTint="E6"/>
        </w:rPr>
      </w:pPr>
      <w:r w:rsidRPr="00CF0691">
        <w:rPr>
          <w:b/>
          <w:bCs/>
          <w:color w:val="153D63" w:themeColor="text2" w:themeTint="E6"/>
        </w:rPr>
        <w:t>Competencia de Vinculación Territorial y Responsabilidad Social</w:t>
      </w:r>
    </w:p>
    <w:p w14:paraId="60934CB2" w14:textId="77777777" w:rsidR="00E07133" w:rsidRDefault="00E07133" w:rsidP="00CF0691">
      <w:pPr>
        <w:ind w:left="567"/>
        <w:jc w:val="both"/>
      </w:pPr>
      <w:r>
        <w:t>Integra saberes disciplinares con las necesidades del entorno, participando en procesos colaborativos con actores sociales y territoriales para la comprensión y resolución de problemáticas contextualizadas, con sentido de responsabilidad social.</w:t>
      </w:r>
    </w:p>
    <w:p w14:paraId="0DF22DBF" w14:textId="15B1EE78" w:rsidR="00E07133" w:rsidRPr="00517AE1" w:rsidRDefault="00E07133" w:rsidP="00CF0691">
      <w:pPr>
        <w:ind w:left="567" w:hanging="567"/>
        <w:jc w:val="both"/>
        <w:rPr>
          <w:b/>
          <w:bCs/>
          <w:color w:val="153D63" w:themeColor="text2" w:themeTint="E6"/>
        </w:rPr>
      </w:pPr>
      <w:r w:rsidRPr="00517AE1">
        <w:rPr>
          <w:b/>
          <w:bCs/>
          <w:color w:val="153D63" w:themeColor="text2" w:themeTint="E6"/>
        </w:rPr>
        <w:t>Competencia de Investigación, Innovación y Creación</w:t>
      </w:r>
    </w:p>
    <w:p w14:paraId="1ED1AD23" w14:textId="77777777" w:rsidR="00E07133" w:rsidRDefault="00E07133" w:rsidP="00CF0691">
      <w:pPr>
        <w:ind w:left="567"/>
        <w:jc w:val="both"/>
      </w:pPr>
      <w:r>
        <w:t>Genera, aplica y comunica conocimiento de manera rigurosa, creativa y colaborativa, integrando enfoques interdisciplinarios y diversos para abordar problemas complejos y contribuir al desarrollo social, cultural y tecnológico.</w:t>
      </w:r>
    </w:p>
    <w:p w14:paraId="7EDF3ED0" w14:textId="77777777" w:rsidR="00CF0691" w:rsidRDefault="00CF0691" w:rsidP="00CF0691">
      <w:pPr>
        <w:ind w:left="567"/>
        <w:jc w:val="both"/>
      </w:pPr>
    </w:p>
    <w:p w14:paraId="6CEBECC2" w14:textId="5E3B557B" w:rsidR="00E07133" w:rsidRPr="00CF0691" w:rsidRDefault="00E07133" w:rsidP="00517AE1">
      <w:pPr>
        <w:pStyle w:val="Ttulo6"/>
      </w:pPr>
      <w:r w:rsidRPr="00CF0691">
        <w:t>Competencias transversales</w:t>
      </w:r>
    </w:p>
    <w:p w14:paraId="31E6AE89" w14:textId="0B3A28E6" w:rsidR="00E07133" w:rsidRDefault="00CF0691" w:rsidP="00E07133">
      <w:pPr>
        <w:jc w:val="both"/>
      </w:pPr>
      <w:r>
        <w:t xml:space="preserve">Junto a </w:t>
      </w:r>
      <w:r w:rsidR="00E07133">
        <w:t>lo anterior, se promoverá el logro de un conjunto de competencias transversales. Se entenderá como competencia transversal al conjunto de capacidades genéricas, transferibles y progresivamente desarrolladas que permiten a las y los estudiantes desempeñarse de manera efectiva en diversos contextos académicos, profesionales y sociales, más allá de una disciplina específica. Estas competencias atraviesan el currículum, integrándose en múltiples asignaturas, ciclos y experiencias formativas, y favorecen la articulación entre saberes, la adaptabilidad y el aprendizaje a lo largo de la vida.</w:t>
      </w:r>
    </w:p>
    <w:p w14:paraId="79C29283" w14:textId="6F63AE6A" w:rsidR="00E07133" w:rsidRPr="00517AE1" w:rsidRDefault="00E07133" w:rsidP="00CF0691">
      <w:pPr>
        <w:jc w:val="both"/>
        <w:rPr>
          <w:b/>
          <w:bCs/>
          <w:color w:val="153D63" w:themeColor="text2" w:themeTint="E6"/>
        </w:rPr>
      </w:pPr>
      <w:r w:rsidRPr="00517AE1">
        <w:rPr>
          <w:b/>
          <w:bCs/>
          <w:color w:val="153D63" w:themeColor="text2" w:themeTint="E6"/>
        </w:rPr>
        <w:t>Competencia de Pensamiento Crítico</w:t>
      </w:r>
    </w:p>
    <w:p w14:paraId="387B9624" w14:textId="77777777" w:rsidR="00E07133" w:rsidRDefault="00E07133" w:rsidP="00CF0691">
      <w:pPr>
        <w:ind w:left="567"/>
        <w:jc w:val="both"/>
      </w:pPr>
      <w:r>
        <w:t>Analiza, evalúa y construye argumentos de manera rigurosa y fundamentada, integrando diversas fuentes y perspectivas para la toma de decisiones informadas en contextos complejos.</w:t>
      </w:r>
    </w:p>
    <w:p w14:paraId="783BA1F1" w14:textId="1C08BA02" w:rsidR="00E07133" w:rsidRPr="00517AE1" w:rsidRDefault="00E07133" w:rsidP="00CF0691">
      <w:pPr>
        <w:jc w:val="both"/>
        <w:rPr>
          <w:b/>
          <w:bCs/>
          <w:color w:val="153D63" w:themeColor="text2" w:themeTint="E6"/>
        </w:rPr>
      </w:pPr>
      <w:r w:rsidRPr="00517AE1">
        <w:rPr>
          <w:b/>
          <w:bCs/>
          <w:color w:val="153D63" w:themeColor="text2" w:themeTint="E6"/>
        </w:rPr>
        <w:t>Competencia Comunicativa e Intercultural en Lengua Materna y Otras Lenguas</w:t>
      </w:r>
    </w:p>
    <w:p w14:paraId="22C0839A" w14:textId="77777777" w:rsidR="00E07133" w:rsidRDefault="00E07133" w:rsidP="00CF0691">
      <w:pPr>
        <w:ind w:left="567"/>
        <w:jc w:val="both"/>
      </w:pPr>
      <w:r>
        <w:t>Se comunica de manera efectiva, precisa y pertinente en la lengua materna y en otros idiomas, comprendiendo y produciendo mensajes orales y escritos en diversos contextos que le permiten interactuar de forma adecuada en entornos académicos, profesionales y globales valorando la diversidad lingüística y cultural.</w:t>
      </w:r>
    </w:p>
    <w:p w14:paraId="4E8577E5" w14:textId="19B42724" w:rsidR="00E07133" w:rsidRPr="00517AE1" w:rsidRDefault="00E07133" w:rsidP="00CF0691">
      <w:pPr>
        <w:jc w:val="both"/>
        <w:rPr>
          <w:b/>
          <w:bCs/>
          <w:color w:val="153D63" w:themeColor="text2" w:themeTint="E6"/>
        </w:rPr>
      </w:pPr>
      <w:r w:rsidRPr="00517AE1">
        <w:rPr>
          <w:b/>
          <w:bCs/>
          <w:color w:val="153D63" w:themeColor="text2" w:themeTint="E6"/>
        </w:rPr>
        <w:t>Competencia de Liderazgo y Trabajo Colaborativo</w:t>
      </w:r>
    </w:p>
    <w:p w14:paraId="71557AEF" w14:textId="77777777" w:rsidR="00E07133" w:rsidRDefault="00E07133" w:rsidP="00CF0691">
      <w:pPr>
        <w:ind w:left="567"/>
        <w:jc w:val="both"/>
      </w:pPr>
      <w:r>
        <w:t>Moviliza equipos y recursos de manera ética y efectiva, promoviendo la participación, la toma de decisiones compartida y el logro de objetivos comunes en diversos contextos.</w:t>
      </w:r>
    </w:p>
    <w:p w14:paraId="775A0E7E" w14:textId="67D8D7E3" w:rsidR="00E07133" w:rsidRPr="00517AE1" w:rsidRDefault="00E07133" w:rsidP="00CF0691">
      <w:pPr>
        <w:jc w:val="both"/>
        <w:rPr>
          <w:b/>
          <w:bCs/>
          <w:color w:val="153D63" w:themeColor="text2" w:themeTint="E6"/>
        </w:rPr>
      </w:pPr>
      <w:r w:rsidRPr="00517AE1">
        <w:rPr>
          <w:b/>
          <w:bCs/>
          <w:color w:val="153D63" w:themeColor="text2" w:themeTint="E6"/>
        </w:rPr>
        <w:t>Competencia de Inteligencia Emocional</w:t>
      </w:r>
    </w:p>
    <w:p w14:paraId="54EAF8B9" w14:textId="77777777" w:rsidR="00E07133" w:rsidRDefault="00E07133" w:rsidP="00CF0691">
      <w:pPr>
        <w:ind w:left="567"/>
        <w:jc w:val="both"/>
      </w:pPr>
      <w:r>
        <w:t>Reconoce, regula y gestiona sus emociones y las de otros, favoreciendo relaciones interpersonales respetuosas, el trabajo colaborativo y la resolución constructiva de conflictos.</w:t>
      </w:r>
    </w:p>
    <w:p w14:paraId="5554C246" w14:textId="7AEF0168" w:rsidR="00E07133" w:rsidRPr="00517AE1" w:rsidRDefault="00E07133" w:rsidP="00CF0691">
      <w:pPr>
        <w:jc w:val="both"/>
        <w:rPr>
          <w:b/>
          <w:bCs/>
          <w:color w:val="153D63" w:themeColor="text2" w:themeTint="E6"/>
        </w:rPr>
      </w:pPr>
      <w:r w:rsidRPr="00517AE1">
        <w:rPr>
          <w:b/>
          <w:bCs/>
          <w:color w:val="153D63" w:themeColor="text2" w:themeTint="E6"/>
        </w:rPr>
        <w:t>Competencia de Innovación y Emprendimiento</w:t>
      </w:r>
    </w:p>
    <w:p w14:paraId="4D56D3D4" w14:textId="2FADD4F1" w:rsidR="00D55E51" w:rsidRDefault="00E07133" w:rsidP="00CF0691">
      <w:pPr>
        <w:ind w:left="567"/>
        <w:jc w:val="both"/>
      </w:pPr>
      <w:r>
        <w:t>Identifica oportunidades, genera soluciones creativas y desarrolla iniciativas con valor social, cultural o económico, gestionando recursos y riesgos en contextos dinámicos.</w:t>
      </w:r>
    </w:p>
    <w:p w14:paraId="515ACECB" w14:textId="77777777" w:rsidR="00517AE1" w:rsidRPr="004E4775" w:rsidRDefault="00517AE1" w:rsidP="00CF0691">
      <w:pPr>
        <w:ind w:left="567"/>
        <w:jc w:val="both"/>
      </w:pPr>
    </w:p>
    <w:p w14:paraId="2C3B0F42" w14:textId="77777777" w:rsidR="003107F4" w:rsidRPr="002B56FA" w:rsidRDefault="008F2C82" w:rsidP="00517AE1">
      <w:pPr>
        <w:pStyle w:val="Ttulo5"/>
      </w:pPr>
      <w:bookmarkStart w:id="44" w:name="_Toc225761929"/>
      <w:r w:rsidRPr="002B56FA">
        <w:t>Experiencia formativa situada</w:t>
      </w:r>
      <w:bookmarkEnd w:id="44"/>
    </w:p>
    <w:p w14:paraId="2C3B0F43" w14:textId="7456421E" w:rsidR="003107F4" w:rsidRPr="004E4775" w:rsidRDefault="008F2C82">
      <w:pPr>
        <w:jc w:val="both"/>
      </w:pPr>
      <w:r w:rsidRPr="004E4775">
        <w:t>E Modelo Educativo Institucional entiende que el conocimiento se construye en espacios auténticos de desempeño y, que por lo tanto, requiere de experiencias contextualizadas en situaciones reales y significativas. Para promover este tipo de aprendizaje, se deben crear situaciones de enseñanza que conecten directamente con el entorno, la cultura, la práctica y los problemas del mundo real. Para ello se deberá:</w:t>
      </w:r>
    </w:p>
    <w:p w14:paraId="513C3E87" w14:textId="45526EE4" w:rsidR="00A30507" w:rsidRPr="000E0656" w:rsidRDefault="00A30507" w:rsidP="00706985">
      <w:pPr>
        <w:pStyle w:val="Ttulo6"/>
        <w:numPr>
          <w:ilvl w:val="0"/>
          <w:numId w:val="28"/>
        </w:numPr>
        <w:ind w:left="709" w:hanging="283"/>
        <w:rPr>
          <w:color w:val="153D63" w:themeColor="text2" w:themeTint="E6"/>
        </w:rPr>
      </w:pPr>
      <w:r w:rsidRPr="000E0656">
        <w:rPr>
          <w:color w:val="153D63" w:themeColor="text2" w:themeTint="E6"/>
        </w:rPr>
        <w:t>Trayectorias curriculares con anclaje territorial e institucional</w:t>
      </w:r>
    </w:p>
    <w:p w14:paraId="0F378F46" w14:textId="77777777" w:rsidR="00A30507" w:rsidRPr="00A30507" w:rsidRDefault="00A30507" w:rsidP="00706985">
      <w:pPr>
        <w:ind w:left="709"/>
        <w:jc w:val="both"/>
      </w:pPr>
      <w:r w:rsidRPr="00A30507">
        <w:t xml:space="preserve">Diseñar rutas formativas que incorporen progresivamente experiencias en contextos reales (territorios, sectores productivos, organizaciones sociales), articuladas con los ciclos formativos y el perfil de egreso, favoreciendo la participación progresiva del estudiantado en comunidades de práctica. </w:t>
      </w:r>
    </w:p>
    <w:p w14:paraId="61802CD2" w14:textId="3EF2D0D4" w:rsidR="00A30507" w:rsidRPr="000E0656" w:rsidRDefault="00A30507" w:rsidP="00706985">
      <w:pPr>
        <w:pStyle w:val="Ttulo6"/>
        <w:numPr>
          <w:ilvl w:val="0"/>
          <w:numId w:val="27"/>
        </w:numPr>
        <w:ind w:left="709" w:hanging="283"/>
        <w:jc w:val="both"/>
        <w:rPr>
          <w:color w:val="153D63" w:themeColor="text2" w:themeTint="E6"/>
        </w:rPr>
      </w:pPr>
      <w:r w:rsidRPr="000E0656">
        <w:rPr>
          <w:color w:val="153D63" w:themeColor="text2" w:themeTint="E6"/>
        </w:rPr>
        <w:t>Dispositivos de docencia vinculada con impacto verificable</w:t>
      </w:r>
    </w:p>
    <w:p w14:paraId="0D445D91" w14:textId="77777777" w:rsidR="00A30507" w:rsidRPr="00A30507" w:rsidRDefault="00A30507" w:rsidP="00706985">
      <w:pPr>
        <w:ind w:left="709"/>
        <w:jc w:val="both"/>
      </w:pPr>
      <w:r w:rsidRPr="00A30507">
        <w:t>Institucionalizar asignaturas o módulos con metodologías de docencia vinculada, aprendizaje-servicio o investigación aplicada, donde los resultados se traduzcan en productos, prototipos o intervenciones evaluables por actores externos.</w:t>
      </w:r>
    </w:p>
    <w:p w14:paraId="12C63F06" w14:textId="5690E894" w:rsidR="00A30507" w:rsidRPr="00CF0691" w:rsidRDefault="00A30507" w:rsidP="00CF0691">
      <w:pPr>
        <w:pStyle w:val="Ttulo6"/>
        <w:numPr>
          <w:ilvl w:val="0"/>
          <w:numId w:val="26"/>
        </w:numPr>
        <w:jc w:val="both"/>
        <w:rPr>
          <w:color w:val="153D63" w:themeColor="text2" w:themeTint="E6"/>
        </w:rPr>
      </w:pPr>
      <w:r w:rsidRPr="00CF0691">
        <w:rPr>
          <w:color w:val="153D63" w:themeColor="text2" w:themeTint="E6"/>
        </w:rPr>
        <w:t>Integración sistemática de problemas complejos y controversiales</w:t>
      </w:r>
    </w:p>
    <w:p w14:paraId="5A6C7742" w14:textId="77777777" w:rsidR="00A30507" w:rsidRPr="00A30507" w:rsidRDefault="00A30507" w:rsidP="00CF0691">
      <w:pPr>
        <w:ind w:left="709"/>
        <w:jc w:val="both"/>
      </w:pPr>
      <w:r w:rsidRPr="00A30507">
        <w:t>Incorporar en el currículum núcleos problemáticos interdisciplinarios (ej. crisis socioambiental, desigualdad, transformación digital), promoviendo análisis contextualizado, toma de decisiones informada y posicionamiento ético.</w:t>
      </w:r>
    </w:p>
    <w:p w14:paraId="0E281405" w14:textId="74A32C04" w:rsidR="00A30507" w:rsidRPr="000E0656" w:rsidRDefault="00A30507" w:rsidP="00CF0691">
      <w:pPr>
        <w:pStyle w:val="Ttulo6"/>
        <w:numPr>
          <w:ilvl w:val="0"/>
          <w:numId w:val="25"/>
        </w:numPr>
        <w:jc w:val="both"/>
        <w:rPr>
          <w:color w:val="153D63" w:themeColor="text2" w:themeTint="E6"/>
        </w:rPr>
      </w:pPr>
      <w:r w:rsidRPr="000E0656">
        <w:rPr>
          <w:color w:val="153D63" w:themeColor="text2" w:themeTint="E6"/>
        </w:rPr>
        <w:t>Ecosistema de simulación progresiva del desempeño profesional</w:t>
      </w:r>
    </w:p>
    <w:p w14:paraId="3294ACA7" w14:textId="77777777" w:rsidR="00A30507" w:rsidRPr="00A30507" w:rsidRDefault="00A30507" w:rsidP="00CF0691">
      <w:pPr>
        <w:ind w:left="709"/>
        <w:jc w:val="both"/>
      </w:pPr>
      <w:r w:rsidRPr="00A30507">
        <w:t>Desarrollar entornos de simulación (laboratorios, clínicas, escenarios virtuales) organizados por niveles de complejidad, que permitan la transición desde la práctica guiada hacia la autonomía profesional.</w:t>
      </w:r>
    </w:p>
    <w:p w14:paraId="0CB05C49" w14:textId="6654B895" w:rsidR="00A30507" w:rsidRPr="000E0656" w:rsidRDefault="00A30507" w:rsidP="00CF0691">
      <w:pPr>
        <w:pStyle w:val="Ttulo6"/>
        <w:numPr>
          <w:ilvl w:val="0"/>
          <w:numId w:val="24"/>
        </w:numPr>
        <w:jc w:val="both"/>
        <w:rPr>
          <w:color w:val="153D63" w:themeColor="text2" w:themeTint="E6"/>
        </w:rPr>
      </w:pPr>
      <w:r w:rsidRPr="000E0656">
        <w:rPr>
          <w:color w:val="153D63" w:themeColor="text2" w:themeTint="E6"/>
        </w:rPr>
        <w:t>Evaluación auténtica con participación de agentes del entorno</w:t>
      </w:r>
    </w:p>
    <w:p w14:paraId="64D11949" w14:textId="77777777" w:rsidR="00A30507" w:rsidRPr="00A30507" w:rsidRDefault="00A30507" w:rsidP="00CF0691">
      <w:pPr>
        <w:ind w:left="709"/>
        <w:jc w:val="both"/>
      </w:pPr>
      <w:r w:rsidRPr="00A30507">
        <w:t>Diseñar sistemas de evaluación que integren criterios del mundo profesional y social (rúbricas co-construidas con empleadores, comunidades u organismos públicos), fortaleciendo la validez externa del aprendizaje.</w:t>
      </w:r>
    </w:p>
    <w:p w14:paraId="44C3EB46" w14:textId="7DF0232D" w:rsidR="00A30507" w:rsidRPr="000E0656" w:rsidRDefault="00A30507" w:rsidP="00CF0691">
      <w:pPr>
        <w:pStyle w:val="Ttulo6"/>
        <w:numPr>
          <w:ilvl w:val="0"/>
          <w:numId w:val="23"/>
        </w:numPr>
        <w:jc w:val="both"/>
        <w:rPr>
          <w:color w:val="153D63" w:themeColor="text2" w:themeTint="E6"/>
        </w:rPr>
      </w:pPr>
      <w:r w:rsidRPr="000E0656">
        <w:rPr>
          <w:color w:val="153D63" w:themeColor="text2" w:themeTint="E6"/>
        </w:rPr>
        <w:t>Reflexión situada para el aprendizaje profesional</w:t>
      </w:r>
    </w:p>
    <w:p w14:paraId="03494BC5" w14:textId="77777777" w:rsidR="000E0656" w:rsidRDefault="00A30507" w:rsidP="00CF0691">
      <w:pPr>
        <w:ind w:left="709"/>
        <w:jc w:val="both"/>
      </w:pPr>
      <w:r w:rsidRPr="000E0656">
        <w:t>Integrar experiencias prácticas en contextos reales o simulados con instancias</w:t>
      </w:r>
      <w:r w:rsidRPr="00A30507">
        <w:t xml:space="preserve"> sistemáticas de reflexión guiada y metacognición, orientadas a que el estudiantado analice críticamente sus decisiones, reconstruya sus aprendizajes y proyecte su aplicación en nuevos escenarios.</w:t>
      </w:r>
    </w:p>
    <w:p w14:paraId="62EB997F" w14:textId="77777777" w:rsidR="000E0656" w:rsidRDefault="000E0656" w:rsidP="000E0656">
      <w:pPr>
        <w:jc w:val="both"/>
      </w:pPr>
    </w:p>
    <w:p w14:paraId="2C3B0F4B" w14:textId="2DEC7259" w:rsidR="003107F4" w:rsidRPr="002B56FA" w:rsidRDefault="008F2C82" w:rsidP="00706985">
      <w:pPr>
        <w:pStyle w:val="Ttulo5"/>
      </w:pPr>
      <w:bookmarkStart w:id="45" w:name="_Toc225761930"/>
      <w:r w:rsidRPr="002B56FA">
        <w:t>Experiencia formativa activa y participativa</w:t>
      </w:r>
      <w:bookmarkEnd w:id="45"/>
    </w:p>
    <w:p w14:paraId="2C3B0F4C" w14:textId="77777777" w:rsidR="003107F4" w:rsidRDefault="008F2C82">
      <w:pPr>
        <w:jc w:val="both"/>
      </w:pPr>
      <w:r w:rsidRPr="004E4775">
        <w:t>Este Modelo Educativo asume que el aprendizaje se da en la acción y que responde a propósitos colectivos de resguardo del bien común, por lo tanto, se deberá promover explícitamente el desarrollo de estrategias de aprendizaje activo y colaborativo, de manera que el proceso de construcción de conocimientos se vea potenciado por la interacción y colaboración con pares, profesorado y contextos. Para ello será indispensable:</w:t>
      </w:r>
    </w:p>
    <w:p w14:paraId="6F786A07" w14:textId="3EED2FF2" w:rsidR="00F06BEE" w:rsidRPr="00CF0691" w:rsidRDefault="00F06BEE" w:rsidP="00CF0691">
      <w:pPr>
        <w:pStyle w:val="Prrafodelista"/>
        <w:numPr>
          <w:ilvl w:val="0"/>
          <w:numId w:val="23"/>
        </w:numPr>
        <w:jc w:val="both"/>
        <w:rPr>
          <w:color w:val="153D63" w:themeColor="text2" w:themeTint="E6"/>
        </w:rPr>
      </w:pPr>
      <w:r w:rsidRPr="00CF0691">
        <w:rPr>
          <w:color w:val="153D63" w:themeColor="text2" w:themeTint="E6"/>
        </w:rPr>
        <w:t>Espacios curriculares de agencia estudiantil</w:t>
      </w:r>
    </w:p>
    <w:p w14:paraId="798889B9" w14:textId="77777777" w:rsidR="00F06BEE" w:rsidRDefault="00F06BEE" w:rsidP="00CF0691">
      <w:pPr>
        <w:ind w:left="709"/>
        <w:jc w:val="both"/>
      </w:pPr>
      <w:r>
        <w:t>Incorporar instancias donde el estudiantado pueda definir problemas, proyectos o trayectorias electivas, favoreciendo la autonomía, la autorregulación y el compromiso con su proceso formativo.</w:t>
      </w:r>
    </w:p>
    <w:p w14:paraId="06186FBA" w14:textId="46F963BE" w:rsidR="00F06BEE" w:rsidRPr="00CF0691" w:rsidRDefault="00F06BEE" w:rsidP="00CF0691">
      <w:pPr>
        <w:pStyle w:val="Prrafodelista"/>
        <w:numPr>
          <w:ilvl w:val="0"/>
          <w:numId w:val="23"/>
        </w:numPr>
        <w:jc w:val="both"/>
        <w:rPr>
          <w:color w:val="153D63" w:themeColor="text2" w:themeTint="E6"/>
        </w:rPr>
      </w:pPr>
      <w:r w:rsidRPr="00CF0691">
        <w:rPr>
          <w:color w:val="153D63" w:themeColor="text2" w:themeTint="E6"/>
        </w:rPr>
        <w:t>Arquitectura curricular basada en metodologías activas</w:t>
      </w:r>
    </w:p>
    <w:p w14:paraId="7282ED3D" w14:textId="77777777" w:rsidR="00F06BEE" w:rsidRDefault="00F06BEE" w:rsidP="00CF0691">
      <w:pPr>
        <w:ind w:left="709"/>
        <w:jc w:val="both"/>
      </w:pPr>
      <w:r>
        <w:t>Estructurar asignaturas y módulos en torno a ABP, aprendizaje basado en proyectos, estudios de caso y desafíos, asegurando coherencia entre resultados de aprendizaje, actividades y evaluación.</w:t>
      </w:r>
    </w:p>
    <w:p w14:paraId="23D41F9E" w14:textId="73BADBC9" w:rsidR="00F06BEE" w:rsidRPr="00CF0691" w:rsidRDefault="00F06BEE" w:rsidP="00CF0691">
      <w:pPr>
        <w:pStyle w:val="Prrafodelista"/>
        <w:numPr>
          <w:ilvl w:val="0"/>
          <w:numId w:val="23"/>
        </w:numPr>
        <w:jc w:val="both"/>
        <w:rPr>
          <w:color w:val="153D63" w:themeColor="text2" w:themeTint="E6"/>
        </w:rPr>
      </w:pPr>
      <w:r w:rsidRPr="00CF0691">
        <w:rPr>
          <w:color w:val="153D63" w:themeColor="text2" w:themeTint="E6"/>
        </w:rPr>
        <w:t>Participación temprana en investigación, innovación y creación</w:t>
      </w:r>
    </w:p>
    <w:p w14:paraId="1BCDBDF4" w14:textId="77777777" w:rsidR="00F06BEE" w:rsidRDefault="00F06BEE" w:rsidP="00CF0691">
      <w:pPr>
        <w:ind w:left="709"/>
        <w:jc w:val="both"/>
      </w:pPr>
      <w:r>
        <w:t>Generar programas institucionales que integren al estudiantado desde etapas iniciales en grupos y redes de investigación, innovación o creación, reconociendo estas experiencias con créditos académicos.</w:t>
      </w:r>
    </w:p>
    <w:p w14:paraId="3EFCED0B" w14:textId="3318FD88" w:rsidR="00F06BEE" w:rsidRPr="00CF0691" w:rsidRDefault="00F06BEE" w:rsidP="00CF0691">
      <w:pPr>
        <w:pStyle w:val="Prrafodelista"/>
        <w:numPr>
          <w:ilvl w:val="0"/>
          <w:numId w:val="23"/>
        </w:numPr>
        <w:jc w:val="both"/>
        <w:rPr>
          <w:color w:val="153D63" w:themeColor="text2" w:themeTint="E6"/>
        </w:rPr>
      </w:pPr>
      <w:r w:rsidRPr="00CF0691">
        <w:rPr>
          <w:color w:val="153D63" w:themeColor="text2" w:themeTint="E6"/>
        </w:rPr>
        <w:t>Sistemas de co-docencia y aprendizaje entre pares</w:t>
      </w:r>
    </w:p>
    <w:p w14:paraId="081E89B4" w14:textId="77777777" w:rsidR="00F06BEE" w:rsidRDefault="00F06BEE" w:rsidP="00CF0691">
      <w:pPr>
        <w:ind w:left="709"/>
        <w:jc w:val="both"/>
      </w:pPr>
      <w:r>
        <w:t>Promover estrategias de tutorías entre estudiantes, ayudantías formativas y co-docencia, fortaleciendo la mediación social del aprendizaje y la construcción colectiva de conocimiento.</w:t>
      </w:r>
    </w:p>
    <w:p w14:paraId="1695758A" w14:textId="49FB4398" w:rsidR="00F06BEE" w:rsidRPr="00CF0691" w:rsidRDefault="00F06BEE" w:rsidP="00CF0691">
      <w:pPr>
        <w:pStyle w:val="Prrafodelista"/>
        <w:numPr>
          <w:ilvl w:val="0"/>
          <w:numId w:val="23"/>
        </w:numPr>
        <w:jc w:val="both"/>
        <w:rPr>
          <w:color w:val="153D63" w:themeColor="text2" w:themeTint="E6"/>
        </w:rPr>
      </w:pPr>
      <w:r w:rsidRPr="00CF0691">
        <w:rPr>
          <w:color w:val="153D63" w:themeColor="text2" w:themeTint="E6"/>
        </w:rPr>
        <w:t>Evaluación formativa centrada en procesos</w:t>
      </w:r>
    </w:p>
    <w:p w14:paraId="60406B3E" w14:textId="7ECAFCFB" w:rsidR="00F06BEE" w:rsidRDefault="00F06BEE" w:rsidP="00CF0691">
      <w:pPr>
        <w:ind w:left="709"/>
        <w:jc w:val="both"/>
      </w:pPr>
      <w:r>
        <w:t>Implementar dispositivos de evaluación continua que valoren la participación, la colaboración y la progresión del aprendizaje (portafolios, bitácoras, evaluaciones entre pares), integrando retroalimentación oportuna.</w:t>
      </w:r>
    </w:p>
    <w:p w14:paraId="2C3B0F50" w14:textId="77777777" w:rsidR="003107F4" w:rsidRPr="002B56FA" w:rsidRDefault="008F2C82" w:rsidP="00706985">
      <w:pPr>
        <w:pStyle w:val="Ttulo5"/>
      </w:pPr>
      <w:bookmarkStart w:id="46" w:name="_Toc225761931"/>
      <w:r w:rsidRPr="002B56FA">
        <w:t>Experiencia formativa interactiva</w:t>
      </w:r>
      <w:bookmarkEnd w:id="46"/>
    </w:p>
    <w:p w14:paraId="2C3B0F51" w14:textId="3A974F05" w:rsidR="003107F4" w:rsidRDefault="008F2C82">
      <w:pPr>
        <w:jc w:val="both"/>
      </w:pPr>
      <w:r w:rsidRPr="004E4775">
        <w:t>Este Modelo Educativo institucional reconoce que desarrollar un proceso de aprendizaje interactivo implica favorecer la accesibilidad al campus físico y virtual, fomentar la participación activa, el diálogo constante y la colaboración entre estudiantes, docentes y recursos. Esto mejora la comprensión, la motivación y la aplicación del conocimiento construido. Con este objetivo, será esencial:</w:t>
      </w:r>
    </w:p>
    <w:p w14:paraId="1A63C2BE" w14:textId="6D11F265" w:rsidR="00FD0981" w:rsidRPr="00CF0691" w:rsidRDefault="00FD0981" w:rsidP="00CF0691">
      <w:pPr>
        <w:pStyle w:val="Prrafodelista"/>
        <w:numPr>
          <w:ilvl w:val="0"/>
          <w:numId w:val="23"/>
        </w:numPr>
        <w:jc w:val="both"/>
        <w:rPr>
          <w:color w:val="153D63" w:themeColor="text2" w:themeTint="E6"/>
        </w:rPr>
      </w:pPr>
      <w:r w:rsidRPr="00CF0691">
        <w:rPr>
          <w:color w:val="153D63" w:themeColor="text2" w:themeTint="E6"/>
        </w:rPr>
        <w:t>Diseño integrado de modalidades y temporalidades</w:t>
      </w:r>
    </w:p>
    <w:p w14:paraId="0032A767" w14:textId="77777777" w:rsidR="00FD0981" w:rsidRDefault="00FD0981" w:rsidP="00CF0691">
      <w:pPr>
        <w:ind w:left="709"/>
        <w:jc w:val="both"/>
      </w:pPr>
      <w:r>
        <w:t>Desarrollar propuestas formativas que articulen de manera coherente lo presencial, virtual e híbrido, combinando instancias sincrónicas, asincrónicas y bicrónicas en función de los resultados de aprendizaje.</w:t>
      </w:r>
    </w:p>
    <w:p w14:paraId="324CCC9F" w14:textId="52C10059" w:rsidR="00FD0981" w:rsidRPr="00CF0691" w:rsidRDefault="00FD0981" w:rsidP="00CF0691">
      <w:pPr>
        <w:pStyle w:val="Prrafodelista"/>
        <w:numPr>
          <w:ilvl w:val="0"/>
          <w:numId w:val="23"/>
        </w:numPr>
        <w:jc w:val="both"/>
        <w:rPr>
          <w:color w:val="153D63" w:themeColor="text2" w:themeTint="E6"/>
        </w:rPr>
      </w:pPr>
      <w:r w:rsidRPr="00CF0691">
        <w:rPr>
          <w:color w:val="153D63" w:themeColor="text2" w:themeTint="E6"/>
        </w:rPr>
        <w:t>Ecosistema digital inclusivo y accesible</w:t>
      </w:r>
    </w:p>
    <w:p w14:paraId="4752BE10" w14:textId="77777777" w:rsidR="00FD0981" w:rsidRDefault="00FD0981" w:rsidP="00CF0691">
      <w:pPr>
        <w:ind w:left="709"/>
        <w:jc w:val="both"/>
      </w:pPr>
      <w:r>
        <w:t>Fortalecer plataformas y recursos educativos digitales bajo principios de accesibilidad universal (DUA), asegurando participación efectiva de estudiantes con diversidad funcional.</w:t>
      </w:r>
    </w:p>
    <w:p w14:paraId="4C524CEB" w14:textId="59E0B7FB" w:rsidR="00FD0981" w:rsidRPr="00CF0691" w:rsidRDefault="00FD0981" w:rsidP="00CF0691">
      <w:pPr>
        <w:pStyle w:val="Prrafodelista"/>
        <w:numPr>
          <w:ilvl w:val="0"/>
          <w:numId w:val="23"/>
        </w:numPr>
        <w:jc w:val="both"/>
        <w:rPr>
          <w:color w:val="153D63" w:themeColor="text2" w:themeTint="E6"/>
        </w:rPr>
      </w:pPr>
      <w:r w:rsidRPr="00CF0691">
        <w:rPr>
          <w:color w:val="153D63" w:themeColor="text2" w:themeTint="E6"/>
        </w:rPr>
        <w:t>Comunidades de aprendizaje mediadas tecnológicamente</w:t>
      </w:r>
    </w:p>
    <w:p w14:paraId="0C5DBCCC" w14:textId="77777777" w:rsidR="00FD0981" w:rsidRDefault="00FD0981" w:rsidP="00CF0691">
      <w:pPr>
        <w:ind w:left="709"/>
        <w:jc w:val="both"/>
      </w:pPr>
      <w:r>
        <w:t>Fomentar espacios de interacción continua (foros, laboratorios colaborativos, redes académicas) que sostengan el diálogo, la co-construcción de conocimiento y la pertenencia a comunidades de práctica.</w:t>
      </w:r>
    </w:p>
    <w:p w14:paraId="0320A765" w14:textId="6C47E994" w:rsidR="00FD0981" w:rsidRPr="00CF0691" w:rsidRDefault="00FD0981" w:rsidP="00CF0691">
      <w:pPr>
        <w:pStyle w:val="Prrafodelista"/>
        <w:numPr>
          <w:ilvl w:val="0"/>
          <w:numId w:val="23"/>
        </w:numPr>
        <w:jc w:val="both"/>
        <w:rPr>
          <w:color w:val="153D63" w:themeColor="text2" w:themeTint="E6"/>
        </w:rPr>
      </w:pPr>
      <w:r w:rsidRPr="00CF0691">
        <w:rPr>
          <w:color w:val="153D63" w:themeColor="text2" w:themeTint="E6"/>
        </w:rPr>
        <w:t>Integración de analítica de aprendizaje para la interacción</w:t>
      </w:r>
    </w:p>
    <w:p w14:paraId="16C27388" w14:textId="77777777" w:rsidR="00FD0981" w:rsidRDefault="00FD0981" w:rsidP="00CF0691">
      <w:pPr>
        <w:ind w:left="709"/>
        <w:jc w:val="both"/>
      </w:pPr>
      <w:r>
        <w:t xml:space="preserve">Utilizar datos de participación e interacción en entornos virtuales para retroalimentar procesos pedagógicos, identificar brechas y ajustar estrategias de enseñanza. </w:t>
      </w:r>
    </w:p>
    <w:p w14:paraId="3CD6F7D5" w14:textId="14EBEB33" w:rsidR="00FD0981" w:rsidRPr="00CF0691" w:rsidRDefault="00FD0981" w:rsidP="00CF0691">
      <w:pPr>
        <w:pStyle w:val="Prrafodelista"/>
        <w:numPr>
          <w:ilvl w:val="0"/>
          <w:numId w:val="23"/>
        </w:numPr>
        <w:jc w:val="both"/>
        <w:rPr>
          <w:color w:val="153D63" w:themeColor="text2" w:themeTint="E6"/>
        </w:rPr>
      </w:pPr>
      <w:r w:rsidRPr="00CF0691">
        <w:rPr>
          <w:color w:val="153D63" w:themeColor="text2" w:themeTint="E6"/>
        </w:rPr>
        <w:t>Internacionalización de la experiencia interactiva</w:t>
      </w:r>
    </w:p>
    <w:p w14:paraId="3D380D1A" w14:textId="1DEE858A" w:rsidR="00FD0981" w:rsidRDefault="00FD0981" w:rsidP="00CF0691">
      <w:pPr>
        <w:ind w:left="709"/>
        <w:jc w:val="both"/>
      </w:pPr>
      <w:r>
        <w:t>Incorporar colaboraciones internacionales virtuales (COIL, clases espejo, proyectos compartidos) y presenciales que amplíen la interacción intercultural y el aprendizaje distribuido.</w:t>
      </w:r>
    </w:p>
    <w:p w14:paraId="10DAA8F0" w14:textId="77777777" w:rsidR="00FD0981" w:rsidRPr="004E4775" w:rsidRDefault="00FD0981">
      <w:pPr>
        <w:jc w:val="both"/>
      </w:pPr>
    </w:p>
    <w:p w14:paraId="2C3B0F55" w14:textId="77777777" w:rsidR="003107F4" w:rsidRPr="002B56FA" w:rsidRDefault="008F2C82" w:rsidP="00706985">
      <w:pPr>
        <w:pStyle w:val="Ttulo5"/>
      </w:pPr>
      <w:bookmarkStart w:id="47" w:name="_Toc225761932"/>
      <w:r w:rsidRPr="002B56FA">
        <w:t>Experiencia formativa permanente</w:t>
      </w:r>
      <w:bookmarkEnd w:id="47"/>
    </w:p>
    <w:p w14:paraId="2C3B0F56" w14:textId="07580F2E" w:rsidR="003107F4" w:rsidRPr="004E4775" w:rsidRDefault="008F2C82">
      <w:pPr>
        <w:jc w:val="both"/>
      </w:pPr>
      <w:r w:rsidRPr="004E4775">
        <w:t xml:space="preserve">Este Modelo Educativo asume la existencia de trayectorias formativas </w:t>
      </w:r>
      <w:sdt>
        <w:sdtPr>
          <w:tag w:val="goog_rdk_76"/>
          <w:id w:val="-794828711"/>
        </w:sdtPr>
        <w:sdtEndPr/>
        <w:sdtContent>
          <w:commentRangeStart w:id="48"/>
        </w:sdtContent>
      </w:sdt>
      <w:sdt>
        <w:sdtPr>
          <w:tag w:val="goog_rdk_77"/>
          <w:id w:val="15103726"/>
        </w:sdtPr>
        <w:sdtEndPr/>
        <w:sdtContent>
          <w:commentRangeStart w:id="49"/>
        </w:sdtContent>
      </w:sdt>
      <w:r w:rsidRPr="004E4775">
        <w:t>diversas</w:t>
      </w:r>
      <w:commentRangeEnd w:id="48"/>
      <w:r w:rsidRPr="004E4775">
        <w:rPr>
          <w:rStyle w:val="Refdecomentario"/>
          <w:sz w:val="22"/>
          <w:szCs w:val="22"/>
        </w:rPr>
        <w:commentReference w:id="48"/>
      </w:r>
      <w:commentRangeEnd w:id="49"/>
      <w:r w:rsidRPr="004E4775">
        <w:rPr>
          <w:rStyle w:val="Refdecomentario"/>
          <w:sz w:val="22"/>
          <w:szCs w:val="22"/>
        </w:rPr>
        <w:commentReference w:id="49"/>
      </w:r>
      <w:r w:rsidRPr="004E4775">
        <w:t>, flexibles y discontinuas, que requieren el acompañamiento sistemático y permanente del estudiantado en sus diferentes momentos y ciclos de la formación. De acuerdo a ello, será fundamental:</w:t>
      </w:r>
    </w:p>
    <w:p w14:paraId="33B8A2B1" w14:textId="43081FEB" w:rsidR="00FC628F" w:rsidRPr="00CF0691" w:rsidRDefault="00FC628F" w:rsidP="00CF0691">
      <w:pPr>
        <w:pStyle w:val="Prrafodelista"/>
        <w:numPr>
          <w:ilvl w:val="0"/>
          <w:numId w:val="23"/>
        </w:numPr>
        <w:jc w:val="both"/>
        <w:rPr>
          <w:color w:val="153D63" w:themeColor="text2" w:themeTint="E6"/>
        </w:rPr>
      </w:pPr>
      <w:r w:rsidRPr="00CF0691">
        <w:rPr>
          <w:color w:val="153D63" w:themeColor="text2" w:themeTint="E6"/>
        </w:rPr>
        <w:t>Articulación flexible entre niveles formativos</w:t>
      </w:r>
    </w:p>
    <w:p w14:paraId="4D462443" w14:textId="77777777" w:rsidR="00FC628F" w:rsidRDefault="00FC628F" w:rsidP="00CF0691">
      <w:pPr>
        <w:ind w:left="709"/>
        <w:jc w:val="both"/>
      </w:pPr>
      <w:r>
        <w:t xml:space="preserve">Diseñar mecanismos de definición de perfil de ingreso, reconocimiento de aprendizajes previos, certificaciones intermedias y pasarelas entre pregrado, postgrado y educación continua, favoreciendo el aprendizaje a lo largo de la vida. </w:t>
      </w:r>
    </w:p>
    <w:p w14:paraId="16E9EE84" w14:textId="0E0FECD9" w:rsidR="00FC628F" w:rsidRPr="00CF0691" w:rsidRDefault="00FC628F" w:rsidP="00CF0691">
      <w:pPr>
        <w:pStyle w:val="Prrafodelista"/>
        <w:numPr>
          <w:ilvl w:val="0"/>
          <w:numId w:val="23"/>
        </w:numPr>
        <w:jc w:val="both"/>
        <w:rPr>
          <w:color w:val="153D63" w:themeColor="text2" w:themeTint="E6"/>
        </w:rPr>
      </w:pPr>
      <w:r w:rsidRPr="00CF0691">
        <w:rPr>
          <w:color w:val="153D63" w:themeColor="text2" w:themeTint="E6"/>
        </w:rPr>
        <w:t>Sistema institucional de seguimiento de trayectorias</w:t>
      </w:r>
    </w:p>
    <w:p w14:paraId="276FFF11" w14:textId="77777777" w:rsidR="00FC628F" w:rsidRDefault="00FC628F" w:rsidP="00CF0691">
      <w:pPr>
        <w:ind w:left="709"/>
        <w:jc w:val="both"/>
      </w:pPr>
      <w:r>
        <w:t>Diseñar e implementar estrategias de seguimiento de las trayectorias formativas y los perfiles de egreso comprometidos, implementando plataformas integradas que permitan monitorear el avance del estudiantado, articulando información académica, socioemocional y de participación, con sistemas de alerta temprana.</w:t>
      </w:r>
    </w:p>
    <w:p w14:paraId="0E990319" w14:textId="52F3E568" w:rsidR="00FC628F" w:rsidRPr="00CF0691" w:rsidRDefault="00FC628F" w:rsidP="00CF0691">
      <w:pPr>
        <w:pStyle w:val="Prrafodelista"/>
        <w:numPr>
          <w:ilvl w:val="0"/>
          <w:numId w:val="23"/>
        </w:numPr>
        <w:jc w:val="both"/>
        <w:rPr>
          <w:color w:val="153D63" w:themeColor="text2" w:themeTint="E6"/>
        </w:rPr>
      </w:pPr>
      <w:r w:rsidRPr="00CF0691">
        <w:rPr>
          <w:color w:val="153D63" w:themeColor="text2" w:themeTint="E6"/>
        </w:rPr>
        <w:t>Modelo de acompañamiento integral y diferenciado</w:t>
      </w:r>
    </w:p>
    <w:p w14:paraId="1F189A58" w14:textId="77777777" w:rsidR="00FC628F" w:rsidRDefault="00FC628F" w:rsidP="00CF0691">
      <w:pPr>
        <w:ind w:left="709"/>
        <w:jc w:val="both"/>
      </w:pPr>
      <w:r>
        <w:t>Desarrollar dispositivos de apoyo académico, psicosocial y vocacional ajustados a los distintos momentos formativos (ingreso, progresión, egreso), considerando diversidad de trayectorias.</w:t>
      </w:r>
    </w:p>
    <w:p w14:paraId="0DE5E7A8" w14:textId="7403321E" w:rsidR="00FC628F" w:rsidRPr="00CF0691" w:rsidRDefault="00FC628F" w:rsidP="00CF0691">
      <w:pPr>
        <w:pStyle w:val="Prrafodelista"/>
        <w:numPr>
          <w:ilvl w:val="0"/>
          <w:numId w:val="23"/>
        </w:numPr>
        <w:jc w:val="both"/>
        <w:rPr>
          <w:color w:val="153D63" w:themeColor="text2" w:themeTint="E6"/>
        </w:rPr>
      </w:pPr>
      <w:r w:rsidRPr="00CF0691">
        <w:rPr>
          <w:color w:val="153D63" w:themeColor="text2" w:themeTint="E6"/>
        </w:rPr>
        <w:t>Política institucional de bienestar y conciliación</w:t>
      </w:r>
    </w:p>
    <w:p w14:paraId="47F4C8A9" w14:textId="77777777" w:rsidR="00FC628F" w:rsidRDefault="00FC628F" w:rsidP="00CF0691">
      <w:pPr>
        <w:ind w:left="709"/>
        <w:jc w:val="both"/>
      </w:pPr>
      <w:r>
        <w:t>Consolidar estrategias que aborden condiciones estructurales que afectan la permanencia del estudiantado (carga académica, trabajo, cuidados, género), integrando ajustes razonables y protocolos de apoyo específicos para grupos vulnerables.</w:t>
      </w:r>
    </w:p>
    <w:p w14:paraId="14C2D0D1" w14:textId="76E60E4D" w:rsidR="00FC628F" w:rsidRPr="00CF0691" w:rsidRDefault="00FC628F" w:rsidP="00CF0691">
      <w:pPr>
        <w:pStyle w:val="Prrafodelista"/>
        <w:numPr>
          <w:ilvl w:val="0"/>
          <w:numId w:val="23"/>
        </w:numPr>
        <w:jc w:val="both"/>
        <w:rPr>
          <w:color w:val="153D63" w:themeColor="text2" w:themeTint="E6"/>
        </w:rPr>
      </w:pPr>
      <w:r w:rsidRPr="00CF0691">
        <w:rPr>
          <w:color w:val="153D63" w:themeColor="text2" w:themeTint="E6"/>
        </w:rPr>
        <w:t>Vinculación con egresados/as y empleabilidad</w:t>
      </w:r>
    </w:p>
    <w:p w14:paraId="2C3B0F5C" w14:textId="10D1981A" w:rsidR="003107F4" w:rsidRPr="004E4775" w:rsidRDefault="00FC628F" w:rsidP="00CF0691">
      <w:pPr>
        <w:ind w:left="709"/>
        <w:jc w:val="both"/>
      </w:pPr>
      <w:r>
        <w:t>Fortalecer sistemas de seguimiento de egresados, inserción e inducción laboral y formación continua, integrando retroalimentación del medio para la mejora curricular y el ajuste de perfiles de egreso.</w:t>
      </w:r>
    </w:p>
    <w:p w14:paraId="2C3B0F5D" w14:textId="31B788F6" w:rsidR="003107F4" w:rsidRPr="002B56FA" w:rsidRDefault="008F2C82" w:rsidP="00706985">
      <w:pPr>
        <w:pStyle w:val="Ttulo3"/>
      </w:pPr>
      <w:bookmarkStart w:id="50" w:name="_Toc225761933"/>
      <w:r w:rsidRPr="002B56FA">
        <w:t>Desarrollo Académico</w:t>
      </w:r>
      <w:bookmarkEnd w:id="50"/>
    </w:p>
    <w:p w14:paraId="2C3B0F5F" w14:textId="77777777" w:rsidR="003107F4" w:rsidRPr="004E4775" w:rsidRDefault="008F2C82">
      <w:pPr>
        <w:jc w:val="both"/>
      </w:pPr>
      <w:r w:rsidRPr="004E4775">
        <w:t>El cuerpo académico de la Universidad de Santiago de Chile constituye un pilar fundamental del proceso educativo universitario. Está conformado por especialistas disciplinares con un alto nivel de formación académica, responsables de desarrollar la función docente en la Institución. Esta función implica mediar los procesos de enseñanza y aprendizaje para promover experiencias formativas situadas, que reconozcan tanto las condiciones contextuales del estudiantado como las problemáticas sociales que movilizan la formación disciplinar y profesional desde los territorios locales, nacionales y globales.</w:t>
      </w:r>
    </w:p>
    <w:p w14:paraId="2C3B0F60" w14:textId="77777777" w:rsidR="003107F4" w:rsidRPr="004E4775" w:rsidRDefault="008F2C82">
      <w:pPr>
        <w:jc w:val="both"/>
      </w:pPr>
      <w:r w:rsidRPr="004E4775">
        <w:t>Desde esta perspectiva, el profesorado de la USACH promueve una docencia de excelencia, inclusiva y pertinente, orientada a generar espacios educativos democráticos y libres de discriminación y violencia. Comprende que su labor no se limita a formar graduadas, graduados y profesionales técnicamente competentes, sino también personas ciudadanas críticas, comprometidas con la justicia y la transformación social.</w:t>
      </w:r>
    </w:p>
    <w:p w14:paraId="2C3B0F66" w14:textId="0FF78B09" w:rsidR="003107F4" w:rsidRPr="002B56FA" w:rsidRDefault="008F2C82" w:rsidP="00706985">
      <w:pPr>
        <w:pStyle w:val="Ttulo4"/>
      </w:pPr>
      <w:bookmarkStart w:id="51" w:name="_Toc225761934"/>
      <w:r w:rsidRPr="002B56FA">
        <w:t>Posicionamiento Teórico</w:t>
      </w:r>
      <w:bookmarkEnd w:id="51"/>
    </w:p>
    <w:p w14:paraId="2C3B0F67" w14:textId="77777777" w:rsidR="003107F4" w:rsidRPr="004E4775" w:rsidRDefault="008F2C82">
      <w:pPr>
        <w:jc w:val="both"/>
      </w:pPr>
      <w:r w:rsidRPr="004E4775">
        <w:t xml:space="preserve">La Universidad de Santiago concibe la docencia como un proceso de construcción de significados compartidos entre quienes participan de la interacción educativa. Dicha interacción se desarrolla entre el estudiantado, el profesorado, el conocimiento y el entorno en el que desarrolla la interacción, y tiene como propósito la construcción de conocimiento para abordar las problemáticas y desafíos sociales desde las diversas áreas del conocimiento y escalas territoriales, tanto a nivel local como en articulación con el desarrollo regional e internacional. </w:t>
      </w:r>
    </w:p>
    <w:p w14:paraId="2C3B0F68" w14:textId="77777777" w:rsidR="003107F4" w:rsidRPr="004E4775" w:rsidRDefault="008F2C82">
      <w:pPr>
        <w:jc w:val="both"/>
      </w:pPr>
      <w:r w:rsidRPr="004E4775">
        <w:t>En el actual contexto institucional, este proceso ha permitido una transformación paulatina del rol del profesorado, desde una figura centrada en la transmisión del conocimiento hacia una mediadora del aprendizaje, que reconoce al estudiantado como agente comprometido, autónomo, diverso y activo. Esta interacción, situada en el marco de los desafíos contemporáneos de la universidad pública del siglo XXI, favorece la construcción de conocimiento pertinente para comprender la realidad y contribuir a su transformación desde una perspectiva socialmente comprometida.</w:t>
      </w:r>
    </w:p>
    <w:p w14:paraId="2C3B0F69" w14:textId="77777777" w:rsidR="003107F4" w:rsidRPr="004E4775" w:rsidRDefault="003107F4">
      <w:pPr>
        <w:jc w:val="both"/>
      </w:pPr>
    </w:p>
    <w:p w14:paraId="2C3B0F6A" w14:textId="77777777" w:rsidR="003107F4" w:rsidRPr="002B56FA" w:rsidRDefault="008F2C82" w:rsidP="00706985">
      <w:pPr>
        <w:pStyle w:val="Ttulo4"/>
      </w:pPr>
      <w:bookmarkStart w:id="52" w:name="_Toc225761935"/>
      <w:r w:rsidRPr="002B56FA">
        <w:t>Propuestas y orientaciones para la implementación</w:t>
      </w:r>
      <w:bookmarkEnd w:id="52"/>
    </w:p>
    <w:p w14:paraId="2C3B0F6B" w14:textId="77777777" w:rsidR="003107F4" w:rsidRPr="002B56FA" w:rsidRDefault="008F2C82" w:rsidP="00706985">
      <w:pPr>
        <w:pStyle w:val="Ttulo5"/>
      </w:pPr>
      <w:bookmarkStart w:id="53" w:name="_Toc225761936"/>
      <w:r w:rsidRPr="002B56FA">
        <w:t>Sobre la docencia en la USACH</w:t>
      </w:r>
      <w:bookmarkEnd w:id="53"/>
    </w:p>
    <w:p w14:paraId="2C3B0F6C" w14:textId="64C79789" w:rsidR="003107F4" w:rsidRPr="004E4775" w:rsidRDefault="008F2C82">
      <w:pPr>
        <w:jc w:val="both"/>
      </w:pPr>
      <w:r w:rsidRPr="004E4775">
        <w:t>El Modelo Educativo se propone fortalecer la docencia en el pr</w:t>
      </w:r>
      <w:r w:rsidR="00152557">
        <w:t>egrado, p</w:t>
      </w:r>
      <w:r w:rsidRPr="004E4775">
        <w:t>ostgrado</w:t>
      </w:r>
      <w:r w:rsidR="00152557">
        <w:t xml:space="preserve"> y educación continua</w:t>
      </w:r>
      <w:r w:rsidRPr="004E4775">
        <w:t xml:space="preserve">, definiendo altos estándares de calidad para alcanzar los desafíos que demanda la formación universitaria del siglo XXI. Para esto es indispensable comprender que la docencia: </w:t>
      </w:r>
    </w:p>
    <w:p w14:paraId="2C3B0F6D" w14:textId="77777777" w:rsidR="003107F4" w:rsidRPr="004E4775" w:rsidRDefault="008F2C82">
      <w:pPr>
        <w:numPr>
          <w:ilvl w:val="0"/>
          <w:numId w:val="2"/>
        </w:numPr>
        <w:spacing w:after="0"/>
        <w:jc w:val="both"/>
      </w:pPr>
      <w:r w:rsidRPr="004E4775">
        <w:t xml:space="preserve">Diseña, implementa y evalúa trayectorias y experiencias que promueven el aprendizaje activo y colaborativo, la evaluación auténtica y la construcción de conocimiento situado en diversos entornos (laboratorios, prácticas, aulas regulares, entre otros) y modalidades de enseñanza (presencial, virtual e híbrida). Esto implica considerar situaciones de aprendizaje con mayores grados de acompañamiento y mediación y experiencias promotoras de mayores niveles de autonomía del estudiantado. </w:t>
      </w:r>
    </w:p>
    <w:p w14:paraId="2C3B0F6E" w14:textId="77777777" w:rsidR="003107F4" w:rsidRPr="004E4775" w:rsidRDefault="008F2C82">
      <w:pPr>
        <w:numPr>
          <w:ilvl w:val="0"/>
          <w:numId w:val="2"/>
        </w:numPr>
        <w:spacing w:after="0"/>
        <w:jc w:val="both"/>
      </w:pPr>
      <w:r w:rsidRPr="004E4775">
        <w:t xml:space="preserve">Desarrolla experiencias innovadoras, inclusivas, interdisciplinarias y contextualizadas, que vinculan el saber académico con los desafíos sociales de cada área del conocimiento, articulando la investigación, la innovación y la creación, así como también el medio externo y el territorio. Esto implica incentivar la participación del estudiantado en procesos de construcción de conocimiento, incorporando la perspectiva de género, de diversidad e inclusión en las prácticas de los y las investigadores de la Universidad. </w:t>
      </w:r>
    </w:p>
    <w:p w14:paraId="2C3B0F6F" w14:textId="77777777" w:rsidR="003107F4" w:rsidRPr="004E4775" w:rsidRDefault="008F2C82">
      <w:pPr>
        <w:numPr>
          <w:ilvl w:val="0"/>
          <w:numId w:val="2"/>
        </w:numPr>
        <w:spacing w:after="0"/>
        <w:jc w:val="both"/>
      </w:pPr>
      <w:r w:rsidRPr="004E4775">
        <w:t>Debe estar basada en el conocimiento de frontera, el pensamiento crítico y la creatividad, con el fin de incidir positivamente en la toma de decisiones públicas para la resolución de problemas sociales complejos.</w:t>
      </w:r>
    </w:p>
    <w:p w14:paraId="2C3B0F70" w14:textId="77777777" w:rsidR="003107F4" w:rsidRPr="004E4775" w:rsidRDefault="008F2C82">
      <w:pPr>
        <w:numPr>
          <w:ilvl w:val="0"/>
          <w:numId w:val="2"/>
        </w:numPr>
        <w:jc w:val="both"/>
      </w:pPr>
      <w:r w:rsidRPr="004E4775">
        <w:t xml:space="preserve">Se debe desarrollar en  ambientes promotores de bienestar y libres de violencia para la comunidad universitaria, que concilian la excelencia académica con la valoración de la diversidad, el enfoque de género, la inclusión y la formación integral y ciudadana de quienes participan de las interacciones educativas. </w:t>
      </w:r>
    </w:p>
    <w:p w14:paraId="2C3B0F71" w14:textId="77777777" w:rsidR="003107F4" w:rsidRPr="002B56FA" w:rsidRDefault="008F2C82" w:rsidP="00706985">
      <w:pPr>
        <w:pStyle w:val="Ttulo5"/>
      </w:pPr>
      <w:bookmarkStart w:id="54" w:name="_heading=h.tv7jdyc9xj7u" w:colFirst="0" w:colLast="0"/>
      <w:bookmarkStart w:id="55" w:name="_Toc225761937"/>
      <w:bookmarkEnd w:id="54"/>
      <w:r w:rsidRPr="002B56FA">
        <w:t>Características del profesorado</w:t>
      </w:r>
      <w:bookmarkEnd w:id="55"/>
    </w:p>
    <w:p w14:paraId="2C3B0F72" w14:textId="77777777" w:rsidR="003107F4" w:rsidRPr="004E4775" w:rsidRDefault="008F2C82">
      <w:pPr>
        <w:jc w:val="both"/>
      </w:pPr>
      <w:r w:rsidRPr="004E4775">
        <w:t xml:space="preserve">Para alcanzar dichos desafíos, la Universidad de Santiago ampliará sus iniciativas y fortalecerá sus capacidades para promover que su profesorado: </w:t>
      </w:r>
    </w:p>
    <w:p w14:paraId="2C3B0F73" w14:textId="77777777" w:rsidR="003107F4" w:rsidRPr="004E4775" w:rsidRDefault="008F2C82">
      <w:pPr>
        <w:numPr>
          <w:ilvl w:val="0"/>
          <w:numId w:val="4"/>
        </w:numPr>
        <w:spacing w:after="0"/>
        <w:jc w:val="both"/>
      </w:pPr>
      <w:r w:rsidRPr="004E4775">
        <w:t xml:space="preserve">Se sitúe como un agente reflexivo y comprometido con la justicia social, los principios éticos, la equidad de género y el derecho a la diferencia, y es capaz de actuar y tomar decisiones basadas en la equidad y que reducen barreras y sesgos en sus prácticas educativas. </w:t>
      </w:r>
    </w:p>
    <w:p w14:paraId="2C3B0F74" w14:textId="77777777" w:rsidR="003107F4" w:rsidRPr="004E4775" w:rsidRDefault="008F2C82">
      <w:pPr>
        <w:numPr>
          <w:ilvl w:val="0"/>
          <w:numId w:val="2"/>
        </w:numPr>
        <w:spacing w:after="0"/>
        <w:jc w:val="both"/>
      </w:pPr>
      <w:r w:rsidRPr="004E4775">
        <w:t xml:space="preserve">Sea un agente que reflexiona e investiga sobre su propia práctica y se forma continuamente en competencias pedagógicas, con el fin de lograr diseñar, implementar y evaluar procesos de enseñanza que conciben al estudiantado como parte activa del proceso de aprendizaje, a través de decisiones curriculares colectivas e pertinentes y metodologías de enseñanza innovadoras que conciben cómo se aprende su disciplina, cómo se evalúa auténticamente los aprendizajes de sus campos y cuáles son los entornos, recursos y tecnologías que se deben involucrar en las interacciones educativas. </w:t>
      </w:r>
    </w:p>
    <w:p w14:paraId="2C3B0F75" w14:textId="77777777" w:rsidR="003107F4" w:rsidRPr="004E4775" w:rsidRDefault="008F2C82">
      <w:pPr>
        <w:numPr>
          <w:ilvl w:val="0"/>
          <w:numId w:val="2"/>
        </w:numPr>
        <w:spacing w:after="0"/>
        <w:jc w:val="both"/>
      </w:pPr>
      <w:r w:rsidRPr="004E4775">
        <w:t xml:space="preserve">Sean actores con incidencia pública, es decir, participan activamente de la búsqueda de soluciones a los problemas sociales locales, nacionales y globales, contribuyendo a diagnosticar las problemáticas y buscar sus soluciones con propuestas académicamente sólidas y con un enfoque promotor de justicia social. </w:t>
      </w:r>
    </w:p>
    <w:p w14:paraId="2C3B0F76" w14:textId="77777777" w:rsidR="003107F4" w:rsidRPr="004E4775" w:rsidRDefault="008F2C82">
      <w:pPr>
        <w:numPr>
          <w:ilvl w:val="0"/>
          <w:numId w:val="2"/>
        </w:numPr>
        <w:spacing w:after="0"/>
        <w:jc w:val="both"/>
      </w:pPr>
      <w:r w:rsidRPr="004E4775">
        <w:t xml:space="preserve">Se constituyan como investigadores e investigadoras de alto nivel que construyen conocimiento de frontera en sus disciplinas, participan en equipos de investigación inter y transdisciplinarios, incentivando la participación de sus estudiantes, generando redes de colaboración nacionales e internacionales y relacionando sus investigaciones con las necesidades sociales de sus campos y disciplinas, en un enfoque ético, de género y promotor de justicia social. </w:t>
      </w:r>
    </w:p>
    <w:p w14:paraId="2C3B0F77" w14:textId="77777777" w:rsidR="003107F4" w:rsidRPr="004E4775" w:rsidRDefault="008F2C82">
      <w:pPr>
        <w:numPr>
          <w:ilvl w:val="0"/>
          <w:numId w:val="2"/>
        </w:numPr>
        <w:jc w:val="both"/>
      </w:pPr>
      <w:r w:rsidRPr="004E4775">
        <w:t xml:space="preserve">Sean agentes claves para consolidar espacios educativos promotores de calidad de vida, bienestar y libres de violencia, articulando sus prácticas con los servicios de apoyo institucionales, pero también estableciendo relaciones sociales saludables en la comunidad universitaria, generando espacios para el autocuidado y el bienestar personal. </w:t>
      </w:r>
    </w:p>
    <w:p w14:paraId="2C3B0F78" w14:textId="77777777" w:rsidR="003107F4" w:rsidRPr="004E4775" w:rsidRDefault="003107F4">
      <w:pPr>
        <w:ind w:left="720"/>
        <w:jc w:val="both"/>
      </w:pPr>
    </w:p>
    <w:p w14:paraId="2C3B0F79" w14:textId="546696E7" w:rsidR="003107F4" w:rsidRPr="002B56FA" w:rsidRDefault="008F2C82" w:rsidP="00706985">
      <w:pPr>
        <w:pStyle w:val="Ttulo5"/>
      </w:pPr>
      <w:bookmarkStart w:id="56" w:name="_Toc225761938"/>
      <w:r w:rsidRPr="002B56FA">
        <w:t>Trayectoria Académica Docente</w:t>
      </w:r>
      <w:r w:rsidR="008B3933">
        <w:t xml:space="preserve"> pertinente, equitativa, fluida y transparente</w:t>
      </w:r>
      <w:bookmarkEnd w:id="56"/>
    </w:p>
    <w:p w14:paraId="2C3B0F7A" w14:textId="7E0E134E" w:rsidR="003107F4" w:rsidRPr="004E4775" w:rsidRDefault="008F2C82">
      <w:pPr>
        <w:jc w:val="both"/>
      </w:pPr>
      <w:r w:rsidRPr="004E4775">
        <w:t xml:space="preserve">El Modelo </w:t>
      </w:r>
      <w:r w:rsidR="00D56BFB" w:rsidRPr="004E4775">
        <w:t>Educativo</w:t>
      </w:r>
      <w:r w:rsidRPr="004E4775">
        <w:t xml:space="preserve"> impulsa el fortalecimiento de las trayectorias académicas del profesorado, resguardando el desarrollo de una carrera académica que pueda asegurar:</w:t>
      </w:r>
    </w:p>
    <w:p w14:paraId="2C3B0F7B" w14:textId="00A3D09B" w:rsidR="003107F4" w:rsidRPr="004E4775" w:rsidRDefault="008A1A8A">
      <w:pPr>
        <w:numPr>
          <w:ilvl w:val="0"/>
          <w:numId w:val="9"/>
        </w:numPr>
        <w:spacing w:after="0"/>
        <w:jc w:val="both"/>
      </w:pPr>
      <w:r>
        <w:t>P</w:t>
      </w:r>
      <w:r w:rsidR="008F2C82" w:rsidRPr="004E4775">
        <w:t xml:space="preserve">rocesos equitativos y transparentes de ingreso, permanencia, promoción, evaluación y retroalimentación, así como la mejora continua y el reconocimiento del cuerpo académico integrando de manera transversal los pilares orientadores de este modelo. </w:t>
      </w:r>
    </w:p>
    <w:p w14:paraId="2C3B0F7C" w14:textId="6A6F7DE7" w:rsidR="003107F4" w:rsidRPr="004E4775" w:rsidRDefault="008A1A8A">
      <w:pPr>
        <w:numPr>
          <w:ilvl w:val="0"/>
          <w:numId w:val="9"/>
        </w:numPr>
        <w:spacing w:after="0"/>
        <w:jc w:val="both"/>
      </w:pPr>
      <w:r>
        <w:t>P</w:t>
      </w:r>
      <w:r w:rsidR="008F2C82" w:rsidRPr="004E4775">
        <w:t xml:space="preserve">ertinencia con las necesidades de formación de los y las profesionales que se forman en la Universidad. </w:t>
      </w:r>
    </w:p>
    <w:p w14:paraId="2C3B0F7D" w14:textId="77777777" w:rsidR="003107F4" w:rsidRPr="004E4775" w:rsidRDefault="003107F4" w:rsidP="00D56BFB">
      <w:pPr>
        <w:ind w:left="720"/>
        <w:jc w:val="both"/>
      </w:pPr>
    </w:p>
    <w:p w14:paraId="2C3B0F7E" w14:textId="01C5BFA0" w:rsidR="003107F4" w:rsidRPr="002B56FA" w:rsidRDefault="008B3933" w:rsidP="00706985">
      <w:pPr>
        <w:pStyle w:val="Ttulo5"/>
      </w:pPr>
      <w:bookmarkStart w:id="57" w:name="_heading=h.jtm0mpntnxga" w:colFirst="0" w:colLast="0"/>
      <w:bookmarkStart w:id="58" w:name="_Toc225761939"/>
      <w:bookmarkEnd w:id="57"/>
      <w:r>
        <w:t>E</w:t>
      </w:r>
      <w:r w:rsidR="008F2C82" w:rsidRPr="002B56FA">
        <w:t>valuación docente</w:t>
      </w:r>
      <w:r>
        <w:t xml:space="preserve"> promotora de mejora educativa</w:t>
      </w:r>
      <w:bookmarkEnd w:id="58"/>
    </w:p>
    <w:p w14:paraId="2C3B0F7F" w14:textId="77777777" w:rsidR="003107F4" w:rsidRPr="004E4775" w:rsidRDefault="008F2C82">
      <w:pPr>
        <w:jc w:val="both"/>
      </w:pPr>
      <w:r w:rsidRPr="004E4775">
        <w:t xml:space="preserve">La Universidad fortalecerá sus procesos de evaluación de la docencia. Para esto debe: </w:t>
      </w:r>
    </w:p>
    <w:p w14:paraId="2C3B0F80" w14:textId="7ECB4A63" w:rsidR="003107F4" w:rsidRPr="004E4775" w:rsidRDefault="005B3C81">
      <w:pPr>
        <w:numPr>
          <w:ilvl w:val="0"/>
          <w:numId w:val="5"/>
        </w:numPr>
        <w:spacing w:after="0"/>
        <w:jc w:val="both"/>
      </w:pPr>
      <w:r>
        <w:t>C</w:t>
      </w:r>
      <w:r w:rsidR="008F2C82" w:rsidRPr="004E4775">
        <w:t xml:space="preserve">onsolidar mecanismos pertinentes, diversos, sistemáticos y oportunos para potenciar la calidad de las experiencias educativas, tanto en el campus como en otros espacios formativos. </w:t>
      </w:r>
    </w:p>
    <w:p w14:paraId="2C3B0F81" w14:textId="6414EA9E" w:rsidR="003107F4" w:rsidRPr="004E4775" w:rsidRDefault="008B3933">
      <w:pPr>
        <w:numPr>
          <w:ilvl w:val="0"/>
          <w:numId w:val="5"/>
        </w:numPr>
        <w:jc w:val="both"/>
      </w:pPr>
      <w:r>
        <w:t>R</w:t>
      </w:r>
      <w:r w:rsidR="008F2C82" w:rsidRPr="004E4775">
        <w:t xml:space="preserve">evisar los mecanismos vigentes para proponer nuevas y mejores iniciativas que permitan retroalimentar efectivamente el quehacer del profesorado y tomar decisiones basadas en evidencia para resguardar la calidad de la docencia universitaria de pre y posgrado. </w:t>
      </w:r>
    </w:p>
    <w:p w14:paraId="2C3B0F82" w14:textId="5378D49C" w:rsidR="003107F4" w:rsidRPr="002B56FA" w:rsidRDefault="008B3933" w:rsidP="00706985">
      <w:pPr>
        <w:pStyle w:val="Ttulo5"/>
      </w:pPr>
      <w:bookmarkStart w:id="59" w:name="_heading=h.vbfr61sp62l1" w:colFirst="0" w:colLast="0"/>
      <w:bookmarkStart w:id="60" w:name="_Toc225761940"/>
      <w:bookmarkEnd w:id="59"/>
      <w:r>
        <w:t>F</w:t>
      </w:r>
      <w:r w:rsidR="008F2C82" w:rsidRPr="002B56FA">
        <w:t>ormación continua</w:t>
      </w:r>
      <w:r>
        <w:t xml:space="preserve"> y pertinente</w:t>
      </w:r>
      <w:bookmarkEnd w:id="60"/>
    </w:p>
    <w:p w14:paraId="2C3B0F83" w14:textId="77777777" w:rsidR="003107F4" w:rsidRPr="004E4775" w:rsidRDefault="008F2C82">
      <w:pPr>
        <w:jc w:val="both"/>
      </w:pPr>
      <w:r w:rsidRPr="004E4775">
        <w:t xml:space="preserve">El Modelo Educativo consolida un modelo de formación continua del profesorado universitario que fomente la cultura de la reflexión crítica, y que se articule con las necesidades de las diversas etapas de la trayectoria académica. En ese contexto, el profesorado: </w:t>
      </w:r>
    </w:p>
    <w:p w14:paraId="2C3B0F84" w14:textId="77777777" w:rsidR="003107F4" w:rsidRPr="004E4775" w:rsidRDefault="008F2C82">
      <w:pPr>
        <w:numPr>
          <w:ilvl w:val="0"/>
          <w:numId w:val="1"/>
        </w:numPr>
        <w:spacing w:after="0"/>
        <w:jc w:val="both"/>
      </w:pPr>
      <w:r w:rsidRPr="004E4775">
        <w:t xml:space="preserve">Podrá transitar desde iniciativas más formalizadas centradas en conocer la Universidad y profesionalizar su docencia, como diplomados, cursos de formación o mentorías académicas, hacia experiencias de formación más autónomas y complejas como la participación en proyectos de investigación o conformación de redes y comunidades profesionales de aprendizaje docente a nivel institucional, nacional e internacional. </w:t>
      </w:r>
    </w:p>
    <w:p w14:paraId="2C3B0F85" w14:textId="77777777" w:rsidR="003107F4" w:rsidRPr="004E4775" w:rsidRDefault="008F2C82">
      <w:pPr>
        <w:numPr>
          <w:ilvl w:val="0"/>
          <w:numId w:val="1"/>
        </w:numPr>
        <w:spacing w:after="0"/>
        <w:jc w:val="both"/>
      </w:pPr>
      <w:r w:rsidRPr="004E4775">
        <w:t xml:space="preserve">Podrá contar con apoyos institucionales para evaluar la transferencia al aula y a los aprendizajes de las innovaciones docentes desarrolladas. </w:t>
      </w:r>
    </w:p>
    <w:p w14:paraId="2C3B0F86" w14:textId="77777777" w:rsidR="003107F4" w:rsidRPr="004E4775" w:rsidRDefault="008F2C82">
      <w:pPr>
        <w:numPr>
          <w:ilvl w:val="0"/>
          <w:numId w:val="3"/>
        </w:numPr>
        <w:spacing w:after="0"/>
        <w:jc w:val="both"/>
      </w:pPr>
      <w:r w:rsidRPr="004E4775">
        <w:t xml:space="preserve">No sólo estará circunscrito a las iniciativas de la Universidad de Santiago, sino que se concebirá como un modelo con apertura nacional e internacional. Esto permitirá favorecer la colaboración con otras instituciones en diversas partes de Chile y el mundo, a través de proyectos de colaboración con otras universidades estatales, iniciativas de movilidad, participación en redes o el desarrollo de docencia co-desarrollada con programas de pre y postgrado de otras universidades en el mundo. </w:t>
      </w:r>
    </w:p>
    <w:p w14:paraId="2C3B0F87" w14:textId="77777777" w:rsidR="003107F4" w:rsidRPr="004E4775" w:rsidRDefault="008F2C82">
      <w:pPr>
        <w:numPr>
          <w:ilvl w:val="0"/>
          <w:numId w:val="3"/>
        </w:numPr>
        <w:jc w:val="both"/>
      </w:pPr>
      <w:r w:rsidRPr="004E4775">
        <w:t>Contará con espacios de reflexión y desarrollo de las competencias profesionales y académicas del profesorado, promoviendo la innovación educativa y atendiendo a los progresivos avances de las tecnologías de la información, en esfuerzos conjuntos por consolidar el enfoque inclusivo y de género promotor de bienestar para toda la comunidad educativa. Esto permitirá fortalecer el rol de la Universidad y sus futuros profesionales en la búsqueda de soluciones a las problemáticas políticas, económicas, sociales y culturales contemporáneas, desde una formación que no es sólo técnica, sino que también es eminentemente ciudadana y que se desarrolla desde y para la diversidad y la equidad en pos de la justicia social.</w:t>
      </w:r>
    </w:p>
    <w:p w14:paraId="2C3B0F88" w14:textId="77777777" w:rsidR="003107F4" w:rsidRPr="004E4775" w:rsidRDefault="003107F4">
      <w:pPr>
        <w:jc w:val="both"/>
      </w:pPr>
    </w:p>
    <w:p w14:paraId="2C3B0F8D" w14:textId="1A3B1015" w:rsidR="003107F4" w:rsidRDefault="008F2C82" w:rsidP="00706985">
      <w:pPr>
        <w:pStyle w:val="Ttulo3"/>
      </w:pPr>
      <w:bookmarkStart w:id="61" w:name="_Toc225761941"/>
      <w:r w:rsidRPr="003C0439">
        <w:t xml:space="preserve">Gestión </w:t>
      </w:r>
      <w:r w:rsidR="00D234D9" w:rsidRPr="003C0439">
        <w:t>A</w:t>
      </w:r>
      <w:r w:rsidRPr="003C0439">
        <w:t xml:space="preserve">cadémica y </w:t>
      </w:r>
      <w:r w:rsidR="00D234D9" w:rsidRPr="003C0439">
        <w:t>C</w:t>
      </w:r>
      <w:r w:rsidRPr="003C0439">
        <w:t>urricular</w:t>
      </w:r>
      <w:bookmarkEnd w:id="61"/>
    </w:p>
    <w:p w14:paraId="49128BA5" w14:textId="77777777" w:rsidR="00506FF2" w:rsidRDefault="00506FF2" w:rsidP="00506FF2">
      <w:pPr>
        <w:jc w:val="both"/>
      </w:pPr>
      <w:r w:rsidRPr="00506FF2">
        <w:t>La gestión académica y curricular representa un componente relevante en la Universidad de Santiago de Chile, ya que posibilita el diseño, la implementación y la evaluación de la oferta formativa institucional en los ámbitos de pregrado, posgrado y educación continua.</w:t>
      </w:r>
    </w:p>
    <w:p w14:paraId="4F427720" w14:textId="2D41094D" w:rsidR="00F412F5" w:rsidRDefault="00F412F5" w:rsidP="00F412F5">
      <w:pPr>
        <w:pStyle w:val="Descripcin"/>
        <w:keepNext/>
      </w:pPr>
      <w:bookmarkStart w:id="62" w:name="_Toc225761999"/>
      <w:r>
        <w:t xml:space="preserve">Tabla </w:t>
      </w:r>
      <w:fldSimple w:instr=" SEQ Tabla \* ARABIC ">
        <w:r w:rsidR="00020038">
          <w:rPr>
            <w:noProof/>
          </w:rPr>
          <w:t>2</w:t>
        </w:r>
      </w:fldSimple>
      <w:r>
        <w:t>. Pregrado, Postgrado y Educación Continua desde la Gestión Académica y Curricular</w:t>
      </w:r>
      <w:bookmarkEnd w:id="62"/>
    </w:p>
    <w:tbl>
      <w:tblPr>
        <w:tblStyle w:val="Tablanormal3"/>
        <w:tblpPr w:leftFromText="141" w:rightFromText="141" w:vertAnchor="text" w:horzAnchor="margin" w:tblpY="14"/>
        <w:tblW w:w="0" w:type="auto"/>
        <w:tblLook w:val="04A0" w:firstRow="1" w:lastRow="0" w:firstColumn="1" w:lastColumn="0" w:noHBand="0" w:noVBand="1"/>
      </w:tblPr>
      <w:tblGrid>
        <w:gridCol w:w="1407"/>
        <w:gridCol w:w="2230"/>
        <w:gridCol w:w="2232"/>
        <w:gridCol w:w="2969"/>
      </w:tblGrid>
      <w:tr w:rsidR="00CE02A3" w:rsidRPr="00B70CA2" w14:paraId="7F2BADD9" w14:textId="77777777" w:rsidTr="00663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tcPr>
          <w:p w14:paraId="4C7EDF3C" w14:textId="77777777" w:rsidR="00CE02A3" w:rsidRPr="00B70CA2" w:rsidRDefault="00CE02A3" w:rsidP="00CE02A3">
            <w:pPr>
              <w:jc w:val="both"/>
              <w:rPr>
                <w:b w:val="0"/>
                <w:bCs w:val="0"/>
                <w:sz w:val="14"/>
                <w:szCs w:val="14"/>
              </w:rPr>
            </w:pPr>
          </w:p>
        </w:tc>
        <w:tc>
          <w:tcPr>
            <w:tcW w:w="2268" w:type="dxa"/>
          </w:tcPr>
          <w:p w14:paraId="3A46DC83" w14:textId="77777777" w:rsidR="00CE02A3" w:rsidRPr="00B70CA2" w:rsidRDefault="00CE02A3" w:rsidP="00CE02A3">
            <w:pPr>
              <w:jc w:val="both"/>
              <w:cnfStyle w:val="100000000000" w:firstRow="1" w:lastRow="0" w:firstColumn="0" w:lastColumn="0" w:oddVBand="0" w:evenVBand="0" w:oddHBand="0" w:evenHBand="0" w:firstRowFirstColumn="0" w:firstRowLastColumn="0" w:lastRowFirstColumn="0" w:lastRowLastColumn="0"/>
              <w:rPr>
                <w:b w:val="0"/>
                <w:bCs w:val="0"/>
                <w:sz w:val="14"/>
                <w:szCs w:val="14"/>
              </w:rPr>
            </w:pPr>
            <w:r w:rsidRPr="00B70CA2">
              <w:rPr>
                <w:sz w:val="14"/>
                <w:szCs w:val="14"/>
              </w:rPr>
              <w:t>Pregrado</w:t>
            </w:r>
          </w:p>
        </w:tc>
        <w:tc>
          <w:tcPr>
            <w:tcW w:w="2268" w:type="dxa"/>
          </w:tcPr>
          <w:p w14:paraId="4B864DA7" w14:textId="77777777" w:rsidR="00CE02A3" w:rsidRPr="00B70CA2" w:rsidRDefault="00CE02A3" w:rsidP="00CE02A3">
            <w:pPr>
              <w:jc w:val="both"/>
              <w:cnfStyle w:val="100000000000" w:firstRow="1" w:lastRow="0" w:firstColumn="0" w:lastColumn="0" w:oddVBand="0" w:evenVBand="0" w:oddHBand="0" w:evenHBand="0" w:firstRowFirstColumn="0" w:firstRowLastColumn="0" w:lastRowFirstColumn="0" w:lastRowLastColumn="0"/>
              <w:rPr>
                <w:b w:val="0"/>
                <w:bCs w:val="0"/>
                <w:sz w:val="14"/>
                <w:szCs w:val="14"/>
              </w:rPr>
            </w:pPr>
            <w:r w:rsidRPr="00B70CA2">
              <w:rPr>
                <w:sz w:val="14"/>
                <w:szCs w:val="14"/>
              </w:rPr>
              <w:t>Posgrado</w:t>
            </w:r>
          </w:p>
        </w:tc>
        <w:tc>
          <w:tcPr>
            <w:tcW w:w="3021" w:type="dxa"/>
          </w:tcPr>
          <w:p w14:paraId="7A5DE51E" w14:textId="77777777" w:rsidR="00CE02A3" w:rsidRPr="00B70CA2" w:rsidRDefault="00CE02A3" w:rsidP="00CE02A3">
            <w:pPr>
              <w:jc w:val="both"/>
              <w:cnfStyle w:val="100000000000" w:firstRow="1" w:lastRow="0" w:firstColumn="0" w:lastColumn="0" w:oddVBand="0" w:evenVBand="0" w:oddHBand="0" w:evenHBand="0" w:firstRowFirstColumn="0" w:firstRowLastColumn="0" w:lastRowFirstColumn="0" w:lastRowLastColumn="0"/>
              <w:rPr>
                <w:b w:val="0"/>
                <w:bCs w:val="0"/>
                <w:sz w:val="14"/>
                <w:szCs w:val="14"/>
              </w:rPr>
            </w:pPr>
            <w:r w:rsidRPr="00B70CA2">
              <w:rPr>
                <w:sz w:val="14"/>
                <w:szCs w:val="14"/>
              </w:rPr>
              <w:t>Educación continua</w:t>
            </w:r>
          </w:p>
        </w:tc>
      </w:tr>
      <w:tr w:rsidR="00CE02A3" w:rsidRPr="00B70CA2" w14:paraId="20BA5945" w14:textId="77777777" w:rsidTr="00663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9B96B12" w14:textId="77777777" w:rsidR="00CE02A3" w:rsidRPr="00B70CA2" w:rsidRDefault="00CE02A3" w:rsidP="00CE02A3">
            <w:pPr>
              <w:jc w:val="both"/>
              <w:rPr>
                <w:b w:val="0"/>
                <w:bCs w:val="0"/>
                <w:sz w:val="14"/>
                <w:szCs w:val="14"/>
              </w:rPr>
            </w:pPr>
            <w:r w:rsidRPr="00B70CA2">
              <w:rPr>
                <w:sz w:val="14"/>
                <w:szCs w:val="14"/>
              </w:rPr>
              <w:t>Certificaciones y/o acreditaciones</w:t>
            </w:r>
          </w:p>
        </w:tc>
        <w:tc>
          <w:tcPr>
            <w:tcW w:w="2268" w:type="dxa"/>
          </w:tcPr>
          <w:p w14:paraId="694D7A8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Programas Minor</w:t>
            </w:r>
          </w:p>
          <w:p w14:paraId="5C61DFC9"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31D306F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Título Técnico</w:t>
            </w:r>
          </w:p>
          <w:p w14:paraId="07BE6575"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2E46F06E"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Título Profesional</w:t>
            </w:r>
          </w:p>
          <w:p w14:paraId="728264E7"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0F65F3EC"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Grado académico de Bachiller</w:t>
            </w:r>
          </w:p>
          <w:p w14:paraId="554B5DE7"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475E5776"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Grado académico de Licenciatura</w:t>
            </w:r>
          </w:p>
        </w:tc>
        <w:tc>
          <w:tcPr>
            <w:tcW w:w="2268" w:type="dxa"/>
          </w:tcPr>
          <w:p w14:paraId="094E1CF7"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Grado académico de Magíster</w:t>
            </w:r>
          </w:p>
          <w:p w14:paraId="14B9F411"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Grado académico de Doctorado</w:t>
            </w:r>
          </w:p>
          <w:p w14:paraId="3CD4FCD4"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51F423E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Especialidades Médicas</w:t>
            </w:r>
          </w:p>
        </w:tc>
        <w:tc>
          <w:tcPr>
            <w:tcW w:w="3021" w:type="dxa"/>
          </w:tcPr>
          <w:p w14:paraId="1E11914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Postítulo</w:t>
            </w:r>
          </w:p>
          <w:p w14:paraId="22FE69FE"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15350706"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Diplomado</w:t>
            </w:r>
          </w:p>
          <w:p w14:paraId="2E5B2B2D"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7A94277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Curso</w:t>
            </w:r>
          </w:p>
        </w:tc>
      </w:tr>
      <w:tr w:rsidR="00CE02A3" w:rsidRPr="00B70CA2" w14:paraId="53464E69" w14:textId="77777777" w:rsidTr="00663668">
        <w:tc>
          <w:tcPr>
            <w:cnfStyle w:val="001000000000" w:firstRow="0" w:lastRow="0" w:firstColumn="1" w:lastColumn="0" w:oddVBand="0" w:evenVBand="0" w:oddHBand="0" w:evenHBand="0" w:firstRowFirstColumn="0" w:firstRowLastColumn="0" w:lastRowFirstColumn="0" w:lastRowLastColumn="0"/>
            <w:tcW w:w="1271" w:type="dxa"/>
          </w:tcPr>
          <w:p w14:paraId="27FF7486" w14:textId="77777777" w:rsidR="00CE02A3" w:rsidRPr="00B70CA2" w:rsidRDefault="00CE02A3" w:rsidP="00CE02A3">
            <w:pPr>
              <w:jc w:val="both"/>
              <w:rPr>
                <w:b w:val="0"/>
                <w:bCs w:val="0"/>
                <w:sz w:val="14"/>
                <w:szCs w:val="14"/>
              </w:rPr>
            </w:pPr>
            <w:r w:rsidRPr="00B70CA2">
              <w:rPr>
                <w:sz w:val="14"/>
                <w:szCs w:val="14"/>
              </w:rPr>
              <w:t>Programas formativos</w:t>
            </w:r>
          </w:p>
        </w:tc>
        <w:tc>
          <w:tcPr>
            <w:tcW w:w="2268" w:type="dxa"/>
          </w:tcPr>
          <w:p w14:paraId="0E2604F6"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Carreras que establecen:</w:t>
            </w:r>
          </w:p>
          <w:p w14:paraId="63990165"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7FD76A16"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Planes de estudio.</w:t>
            </w:r>
          </w:p>
          <w:p w14:paraId="060DCB80"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5A44AA91"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Planes de prosecución de estudios.</w:t>
            </w:r>
          </w:p>
          <w:p w14:paraId="175057F1"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004A752C"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Planes de regularización de título profesional.</w:t>
            </w:r>
          </w:p>
        </w:tc>
        <w:tc>
          <w:tcPr>
            <w:tcW w:w="2268" w:type="dxa"/>
          </w:tcPr>
          <w:p w14:paraId="437DCA70"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Programas de Magister de carácter académico o profesional</w:t>
            </w:r>
          </w:p>
          <w:p w14:paraId="4BCC0008"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6C2A16DC"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Programas de Doctorado de carácter académico.</w:t>
            </w:r>
          </w:p>
          <w:p w14:paraId="25BBDB9A"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32E46927"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Programas de formación para las Especialidades Médicas.</w:t>
            </w:r>
          </w:p>
        </w:tc>
        <w:tc>
          <w:tcPr>
            <w:tcW w:w="3021" w:type="dxa"/>
          </w:tcPr>
          <w:p w14:paraId="7FA2DE92"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Postítulos de formación especializada en diferentes áreas del conocimiento.</w:t>
            </w:r>
          </w:p>
          <w:p w14:paraId="26418C57"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3BB19E7A"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Diplomados de profundización, y de formación general o complementaria.</w:t>
            </w:r>
          </w:p>
          <w:p w14:paraId="281982FE"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75C3077D"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b/>
                <w:sz w:val="14"/>
                <w:szCs w:val="14"/>
              </w:rPr>
            </w:pPr>
            <w:r w:rsidRPr="00B70CA2">
              <w:rPr>
                <w:sz w:val="14"/>
                <w:szCs w:val="14"/>
              </w:rPr>
              <w:t>Cursos de capacitación, actualización o perfeccionamiento.</w:t>
            </w:r>
          </w:p>
          <w:p w14:paraId="56032F9C"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tc>
      </w:tr>
      <w:tr w:rsidR="00CE02A3" w:rsidRPr="00B70CA2" w14:paraId="1BBC647C" w14:textId="77777777" w:rsidTr="00663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3AEAB6" w14:textId="77777777" w:rsidR="00CE02A3" w:rsidRPr="00B70CA2" w:rsidRDefault="00CE02A3" w:rsidP="00CE02A3">
            <w:pPr>
              <w:jc w:val="both"/>
              <w:rPr>
                <w:b w:val="0"/>
                <w:bCs w:val="0"/>
                <w:sz w:val="14"/>
                <w:szCs w:val="14"/>
              </w:rPr>
            </w:pPr>
            <w:r w:rsidRPr="00B70CA2">
              <w:rPr>
                <w:sz w:val="14"/>
                <w:szCs w:val="14"/>
              </w:rPr>
              <w:t>Créditos SCT</w:t>
            </w:r>
          </w:p>
        </w:tc>
        <w:tc>
          <w:tcPr>
            <w:tcW w:w="2268" w:type="dxa"/>
          </w:tcPr>
          <w:p w14:paraId="2E4B166B"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20 a 30 SCT – Programas Minor</w:t>
            </w:r>
          </w:p>
          <w:p w14:paraId="11A7D998"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6F53641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120 a 150 SCT – Título técnico de nivel superior, técnico universitario.</w:t>
            </w:r>
          </w:p>
          <w:p w14:paraId="6D330E28"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5AB30C0A"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180 SCT – Título profesional de Tecnólogo/a.</w:t>
            </w:r>
          </w:p>
          <w:p w14:paraId="21E1D10C"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6F1D8509"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240 SCT y más – Grado académico de Licenciatura*, Título profesional</w:t>
            </w:r>
          </w:p>
        </w:tc>
        <w:tc>
          <w:tcPr>
            <w:tcW w:w="2268" w:type="dxa"/>
          </w:tcPr>
          <w:p w14:paraId="5A8595A4"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60 a 120 SCT – Programas de Magister</w:t>
            </w:r>
          </w:p>
          <w:p w14:paraId="51CA99A8"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64759D24"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240 SCT – Programas de Doctorado.</w:t>
            </w:r>
          </w:p>
          <w:p w14:paraId="0F1A697D"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034D9A1C"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SCT variable – Especialidades médicas.</w:t>
            </w:r>
          </w:p>
        </w:tc>
        <w:tc>
          <w:tcPr>
            <w:tcW w:w="3021" w:type="dxa"/>
          </w:tcPr>
          <w:p w14:paraId="531DD267"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1 a 3 SCT – Cursos de formación regular.</w:t>
            </w:r>
          </w:p>
          <w:p w14:paraId="3A1D9608"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1C118EDE"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4 a 8 SCT – Diplomados de formación regular.</w:t>
            </w:r>
          </w:p>
          <w:p w14:paraId="68A2ABF2"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p>
          <w:p w14:paraId="43AB3FD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8 a 20 SCT – Postítulos de formación regular.</w:t>
            </w:r>
          </w:p>
        </w:tc>
      </w:tr>
      <w:tr w:rsidR="00CE02A3" w:rsidRPr="00B70CA2" w14:paraId="5CF89F96" w14:textId="77777777" w:rsidTr="00663668">
        <w:tc>
          <w:tcPr>
            <w:cnfStyle w:val="001000000000" w:firstRow="0" w:lastRow="0" w:firstColumn="1" w:lastColumn="0" w:oddVBand="0" w:evenVBand="0" w:oddHBand="0" w:evenHBand="0" w:firstRowFirstColumn="0" w:firstRowLastColumn="0" w:lastRowFirstColumn="0" w:lastRowLastColumn="0"/>
            <w:tcW w:w="1271" w:type="dxa"/>
          </w:tcPr>
          <w:p w14:paraId="2567B2EE" w14:textId="77777777" w:rsidR="00CE02A3" w:rsidRPr="00B70CA2" w:rsidRDefault="00CE02A3" w:rsidP="00CE02A3">
            <w:pPr>
              <w:jc w:val="both"/>
              <w:rPr>
                <w:b w:val="0"/>
                <w:bCs w:val="0"/>
                <w:sz w:val="14"/>
                <w:szCs w:val="14"/>
              </w:rPr>
            </w:pPr>
            <w:r w:rsidRPr="00B70CA2">
              <w:rPr>
                <w:sz w:val="14"/>
                <w:szCs w:val="14"/>
              </w:rPr>
              <w:t>Ingreso</w:t>
            </w:r>
          </w:p>
        </w:tc>
        <w:tc>
          <w:tcPr>
            <w:tcW w:w="2268" w:type="dxa"/>
          </w:tcPr>
          <w:p w14:paraId="16480BB0"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Ingreso centralizado, con cupos de acceso directo.</w:t>
            </w:r>
          </w:p>
          <w:p w14:paraId="64F50D64"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p>
          <w:p w14:paraId="280FA6D9"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Ingreso directo, cumpliendo con los requisitos estipulados.</w:t>
            </w:r>
          </w:p>
        </w:tc>
        <w:tc>
          <w:tcPr>
            <w:tcW w:w="2268" w:type="dxa"/>
          </w:tcPr>
          <w:p w14:paraId="7B808D6C"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Ingreso directo, cumpliendo con los requisitos estipulados.</w:t>
            </w:r>
          </w:p>
        </w:tc>
        <w:tc>
          <w:tcPr>
            <w:tcW w:w="3021" w:type="dxa"/>
          </w:tcPr>
          <w:p w14:paraId="0DBE6A17"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Ingreso directo, cumpliendo con los requisitos estipulados.</w:t>
            </w:r>
          </w:p>
        </w:tc>
      </w:tr>
      <w:tr w:rsidR="00CE02A3" w:rsidRPr="00B70CA2" w14:paraId="16A5017E" w14:textId="77777777" w:rsidTr="00663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90F3647" w14:textId="77777777" w:rsidR="00CE02A3" w:rsidRPr="00B70CA2" w:rsidRDefault="00CE02A3" w:rsidP="00CE02A3">
            <w:pPr>
              <w:jc w:val="both"/>
              <w:rPr>
                <w:b w:val="0"/>
                <w:bCs w:val="0"/>
                <w:sz w:val="14"/>
                <w:szCs w:val="14"/>
              </w:rPr>
            </w:pPr>
            <w:r w:rsidRPr="00B70CA2">
              <w:rPr>
                <w:sz w:val="14"/>
                <w:szCs w:val="14"/>
              </w:rPr>
              <w:t>Jornada</w:t>
            </w:r>
          </w:p>
        </w:tc>
        <w:tc>
          <w:tcPr>
            <w:tcW w:w="2268" w:type="dxa"/>
          </w:tcPr>
          <w:p w14:paraId="67A21423"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Diurna y vespertina</w:t>
            </w:r>
          </w:p>
        </w:tc>
        <w:tc>
          <w:tcPr>
            <w:tcW w:w="2268" w:type="dxa"/>
          </w:tcPr>
          <w:p w14:paraId="4FEB7475"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Diurna y vespertina</w:t>
            </w:r>
          </w:p>
        </w:tc>
        <w:tc>
          <w:tcPr>
            <w:tcW w:w="3021" w:type="dxa"/>
          </w:tcPr>
          <w:p w14:paraId="16DF7C01"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Diurna y vespertina</w:t>
            </w:r>
          </w:p>
        </w:tc>
      </w:tr>
      <w:tr w:rsidR="00CE02A3" w:rsidRPr="00B70CA2" w14:paraId="5A8653D3" w14:textId="77777777" w:rsidTr="00663668">
        <w:tc>
          <w:tcPr>
            <w:cnfStyle w:val="001000000000" w:firstRow="0" w:lastRow="0" w:firstColumn="1" w:lastColumn="0" w:oddVBand="0" w:evenVBand="0" w:oddHBand="0" w:evenHBand="0" w:firstRowFirstColumn="0" w:firstRowLastColumn="0" w:lastRowFirstColumn="0" w:lastRowLastColumn="0"/>
            <w:tcW w:w="1271" w:type="dxa"/>
          </w:tcPr>
          <w:p w14:paraId="5336EB0E" w14:textId="77777777" w:rsidR="00CE02A3" w:rsidRPr="00B70CA2" w:rsidRDefault="00CE02A3" w:rsidP="00CE02A3">
            <w:pPr>
              <w:jc w:val="both"/>
              <w:rPr>
                <w:b w:val="0"/>
                <w:bCs w:val="0"/>
                <w:sz w:val="14"/>
                <w:szCs w:val="14"/>
              </w:rPr>
            </w:pPr>
            <w:r w:rsidRPr="00B70CA2">
              <w:rPr>
                <w:sz w:val="14"/>
                <w:szCs w:val="14"/>
              </w:rPr>
              <w:t>Modalidad</w:t>
            </w:r>
          </w:p>
        </w:tc>
        <w:tc>
          <w:tcPr>
            <w:tcW w:w="2268" w:type="dxa"/>
          </w:tcPr>
          <w:p w14:paraId="7CE45F55"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Presencial</w:t>
            </w:r>
          </w:p>
          <w:p w14:paraId="602A4B9E"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Semi presencial</w:t>
            </w:r>
          </w:p>
          <w:p w14:paraId="51A3E375"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A distancia</w:t>
            </w:r>
          </w:p>
        </w:tc>
        <w:tc>
          <w:tcPr>
            <w:tcW w:w="2268" w:type="dxa"/>
          </w:tcPr>
          <w:p w14:paraId="1759F166"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Presencial</w:t>
            </w:r>
          </w:p>
          <w:p w14:paraId="708E8D20"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Semi presencial</w:t>
            </w:r>
          </w:p>
          <w:p w14:paraId="27C8F1DF"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A distancia</w:t>
            </w:r>
          </w:p>
        </w:tc>
        <w:tc>
          <w:tcPr>
            <w:tcW w:w="3021" w:type="dxa"/>
          </w:tcPr>
          <w:p w14:paraId="62F3CB8E"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Presencial</w:t>
            </w:r>
          </w:p>
          <w:p w14:paraId="3DD4F4BB"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Semi presencial</w:t>
            </w:r>
          </w:p>
          <w:p w14:paraId="2DBD8439" w14:textId="77777777" w:rsidR="00CE02A3" w:rsidRPr="00B70CA2" w:rsidRDefault="00CE02A3" w:rsidP="00CE02A3">
            <w:pPr>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A distancia</w:t>
            </w:r>
          </w:p>
        </w:tc>
      </w:tr>
      <w:tr w:rsidR="00CE02A3" w:rsidRPr="00B70CA2" w14:paraId="7420F6E9" w14:textId="77777777" w:rsidTr="00663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E4AACAD" w14:textId="77777777" w:rsidR="00CE02A3" w:rsidRPr="00B70CA2" w:rsidRDefault="00CE02A3" w:rsidP="00CE02A3">
            <w:pPr>
              <w:jc w:val="both"/>
              <w:rPr>
                <w:b w:val="0"/>
                <w:bCs w:val="0"/>
                <w:sz w:val="14"/>
                <w:szCs w:val="14"/>
              </w:rPr>
            </w:pPr>
            <w:r w:rsidRPr="00B70CA2">
              <w:rPr>
                <w:sz w:val="14"/>
                <w:szCs w:val="14"/>
              </w:rPr>
              <w:t>Tiempos de dedicación</w:t>
            </w:r>
          </w:p>
        </w:tc>
        <w:tc>
          <w:tcPr>
            <w:tcW w:w="2268" w:type="dxa"/>
          </w:tcPr>
          <w:p w14:paraId="41CF5FAF"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Jornada Completa</w:t>
            </w:r>
          </w:p>
          <w:p w14:paraId="4B9699B6"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Jornada Parcial</w:t>
            </w:r>
          </w:p>
        </w:tc>
        <w:tc>
          <w:tcPr>
            <w:tcW w:w="2268" w:type="dxa"/>
          </w:tcPr>
          <w:p w14:paraId="6B93AC7D"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Jornada Completa</w:t>
            </w:r>
          </w:p>
          <w:p w14:paraId="1B4D1B4B"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Jornada Parcial</w:t>
            </w:r>
          </w:p>
        </w:tc>
        <w:tc>
          <w:tcPr>
            <w:tcW w:w="3021" w:type="dxa"/>
          </w:tcPr>
          <w:p w14:paraId="781CC4AA"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Jornada Completa</w:t>
            </w:r>
          </w:p>
          <w:p w14:paraId="02B1A559" w14:textId="77777777" w:rsidR="00CE02A3" w:rsidRPr="00B70CA2" w:rsidRDefault="00CE02A3" w:rsidP="00CE02A3">
            <w:pPr>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Jornada Parcial</w:t>
            </w:r>
          </w:p>
        </w:tc>
      </w:tr>
    </w:tbl>
    <w:p w14:paraId="64A2A936" w14:textId="77777777" w:rsidR="00F412F5" w:rsidRPr="00506FF2" w:rsidRDefault="00F412F5" w:rsidP="00506FF2">
      <w:pPr>
        <w:jc w:val="both"/>
      </w:pPr>
    </w:p>
    <w:p w14:paraId="67842536" w14:textId="77777777" w:rsidR="00506FF2" w:rsidRPr="00506FF2" w:rsidRDefault="00506FF2" w:rsidP="00506FF2">
      <w:pPr>
        <w:jc w:val="both"/>
      </w:pPr>
      <w:r w:rsidRPr="00506FF2">
        <w:t>En el Modelo Educativo Institucional del año 2014 estaba definido como Organización Curricular. Actualmente la organización del curriculum, aunque es clave en el diseño curricular, no incluye otros aspectos fundamentales como la evaluación del curriculum en el diseño e implementación, o el seguimiento a la trayectoria formativa de los y las estudiantes. Por ello, en este MEI se instalan los conceptos de gestión académica y curricular, que incluyen esos aspectos y a su vez permite clarificar un componente que es dinámico, participativo y situado.</w:t>
      </w:r>
    </w:p>
    <w:p w14:paraId="53947483" w14:textId="77777777" w:rsidR="00506FF2" w:rsidRPr="00506FF2" w:rsidRDefault="00506FF2" w:rsidP="00506FF2">
      <w:pPr>
        <w:jc w:val="both"/>
      </w:pPr>
      <w:r w:rsidRPr="00506FF2">
        <w:t>De esta forma, la gestión académica y curricular se define como un campo de acción representado por un conjunto de políticas, procesos, procedimientos y recursos que permiten el diseño, la implementación, el seguimiento y la mejora continua del currículum universitario. Esto, con el objetivo de asegurar carreras y programas formativos coherentes con las definiciones institucionales y las políticas públicas correspondientes; y pertinentes a las necesidades del medio, velando así por el cumplimiento de los compromisos de formación junto al aseguramiento de la calidad.</w:t>
      </w:r>
    </w:p>
    <w:p w14:paraId="0146B503" w14:textId="77777777" w:rsidR="00506FF2" w:rsidRPr="00506FF2" w:rsidRDefault="00506FF2" w:rsidP="00506FF2">
      <w:pPr>
        <w:jc w:val="both"/>
      </w:pPr>
      <w:r w:rsidRPr="00506FF2">
        <w:t>En la actualidad la gestión académica ha sido asistida por la digitalización de los procesos académicos y administrativos, por medio de la implementación de sistemas de información integrados y el uso de herramientas virtuales de análisis de datos.</w:t>
      </w:r>
    </w:p>
    <w:p w14:paraId="109AEB64" w14:textId="4ADC122A" w:rsidR="00640E0A" w:rsidRPr="00506FF2" w:rsidRDefault="00506FF2" w:rsidP="00640E0A">
      <w:pPr>
        <w:jc w:val="both"/>
      </w:pPr>
      <w:r w:rsidRPr="00506FF2">
        <w:t>De esta forma, se ha avanzado en la modernización de la gestión académica como elemento central del componente curricular, para asegurar una formación de excelencia, gestión caracterizada por ser diligente, innovadora, inclusiva y centrada en el proceso enseñanza y aprendizaj</w:t>
      </w:r>
      <w:r w:rsidRPr="00161BF0">
        <w:t xml:space="preserve">e. </w:t>
      </w:r>
    </w:p>
    <w:p w14:paraId="69DD50B0" w14:textId="77777777" w:rsidR="00640E0A" w:rsidRDefault="00640E0A" w:rsidP="00640E0A">
      <w:pPr>
        <w:jc w:val="both"/>
      </w:pPr>
      <w:r w:rsidRPr="00506FF2">
        <w:t xml:space="preserve">La gestión académica y curricular es un componente amplio que cruza e interconecta los ámbitos del pregrado, posgrado y educación continua; ámbitos que a su vez comparten elementos comunes como también se diferencian sustancialmente en otros.  </w:t>
      </w:r>
    </w:p>
    <w:p w14:paraId="20B9A755" w14:textId="77777777" w:rsidR="00640E0A" w:rsidRPr="00CE02A3" w:rsidRDefault="00640E0A" w:rsidP="00640E0A">
      <w:pPr>
        <w:jc w:val="both"/>
      </w:pPr>
      <w:r w:rsidRPr="00CE02A3">
        <w:t>A continuación, se presenta una descripción del Sistema de Créditos Transferibles ( SCT – Chile) para la Universidad de Santiago de Chile:</w:t>
      </w:r>
    </w:p>
    <w:p w14:paraId="5202A5CB" w14:textId="5F3863F0" w:rsidR="00640E0A" w:rsidRDefault="00640E0A" w:rsidP="00640E0A">
      <w:pPr>
        <w:pStyle w:val="Descripcin"/>
        <w:keepNext/>
      </w:pPr>
      <w:bookmarkStart w:id="63" w:name="_Toc225762000"/>
      <w:r>
        <w:t xml:space="preserve">Tabla </w:t>
      </w:r>
      <w:fldSimple w:instr=" SEQ Tabla \* ARABIC ">
        <w:r w:rsidR="00020038">
          <w:rPr>
            <w:noProof/>
          </w:rPr>
          <w:t>3</w:t>
        </w:r>
      </w:fldSimple>
      <w:r>
        <w:t>. Sistema de Créditos Transferibles en la USA</w:t>
      </w:r>
      <w:r w:rsidR="004976BF">
        <w:t>CH</w:t>
      </w:r>
      <w:bookmarkEnd w:id="63"/>
    </w:p>
    <w:tbl>
      <w:tblPr>
        <w:tblStyle w:val="Tablanormal3"/>
        <w:tblW w:w="8850" w:type="dxa"/>
        <w:tblLook w:val="04A0" w:firstRow="1" w:lastRow="0" w:firstColumn="1" w:lastColumn="0" w:noHBand="0" w:noVBand="1"/>
      </w:tblPr>
      <w:tblGrid>
        <w:gridCol w:w="1443"/>
        <w:gridCol w:w="7407"/>
      </w:tblGrid>
      <w:tr w:rsidR="00F412F5" w:rsidRPr="00B70CA2" w14:paraId="6D9CE96E" w14:textId="77777777" w:rsidTr="00663668">
        <w:trPr>
          <w:cnfStyle w:val="100000000000" w:firstRow="1" w:lastRow="0" w:firstColumn="0" w:lastColumn="0" w:oddVBand="0" w:evenVBand="0" w:oddHBand="0" w:evenHBand="0" w:firstRowFirstColumn="0" w:firstRowLastColumn="0" w:lastRowFirstColumn="0" w:lastRowLastColumn="0"/>
          <w:trHeight w:val="83"/>
        </w:trPr>
        <w:tc>
          <w:tcPr>
            <w:cnfStyle w:val="001000000100" w:firstRow="0" w:lastRow="0" w:firstColumn="1" w:lastColumn="0" w:oddVBand="0" w:evenVBand="0" w:oddHBand="0" w:evenHBand="0" w:firstRowFirstColumn="1" w:firstRowLastColumn="0" w:lastRowFirstColumn="0" w:lastRowLastColumn="0"/>
            <w:tcW w:w="1443" w:type="dxa"/>
          </w:tcPr>
          <w:p w14:paraId="0D553762" w14:textId="5B131297" w:rsidR="00640E0A" w:rsidRPr="00B70CA2" w:rsidRDefault="00640E0A" w:rsidP="00CC4B0D">
            <w:pPr>
              <w:jc w:val="both"/>
              <w:rPr>
                <w:b w:val="0"/>
                <w:bCs w:val="0"/>
                <w:sz w:val="14"/>
                <w:szCs w:val="14"/>
              </w:rPr>
            </w:pPr>
            <w:r w:rsidRPr="00B70CA2">
              <w:rPr>
                <w:sz w:val="14"/>
                <w:szCs w:val="14"/>
              </w:rPr>
              <w:t>SCT</w:t>
            </w:r>
            <w:r w:rsidR="00CE02A3" w:rsidRPr="00B70CA2">
              <w:rPr>
                <w:rStyle w:val="Refdenotaalpie"/>
                <w:sz w:val="14"/>
                <w:szCs w:val="14"/>
              </w:rPr>
              <w:footnoteReference w:id="4"/>
            </w:r>
          </w:p>
        </w:tc>
        <w:tc>
          <w:tcPr>
            <w:tcW w:w="7407" w:type="dxa"/>
          </w:tcPr>
          <w:p w14:paraId="193A535E" w14:textId="77777777" w:rsidR="00640E0A" w:rsidRPr="00B70CA2" w:rsidRDefault="00640E0A" w:rsidP="00CC4B0D">
            <w:pPr>
              <w:jc w:val="both"/>
              <w:cnfStyle w:val="100000000000" w:firstRow="1" w:lastRow="0" w:firstColumn="0" w:lastColumn="0" w:oddVBand="0" w:evenVBand="0" w:oddHBand="0" w:evenHBand="0" w:firstRowFirstColumn="0" w:firstRowLastColumn="0" w:lastRowFirstColumn="0" w:lastRowLastColumn="0"/>
              <w:rPr>
                <w:b w:val="0"/>
                <w:bCs w:val="0"/>
                <w:sz w:val="14"/>
                <w:szCs w:val="14"/>
              </w:rPr>
            </w:pPr>
            <w:r w:rsidRPr="00B70CA2">
              <w:rPr>
                <w:sz w:val="14"/>
                <w:szCs w:val="14"/>
              </w:rPr>
              <w:t>Descripción</w:t>
            </w:r>
          </w:p>
        </w:tc>
      </w:tr>
      <w:tr w:rsidR="00F412F5" w:rsidRPr="00B70CA2" w14:paraId="068131AF" w14:textId="77777777" w:rsidTr="00663668">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1443" w:type="dxa"/>
          </w:tcPr>
          <w:p w14:paraId="37B40837" w14:textId="77777777" w:rsidR="00640E0A" w:rsidRPr="00B70CA2" w:rsidRDefault="00640E0A" w:rsidP="00CC4B0D">
            <w:pPr>
              <w:jc w:val="both"/>
              <w:rPr>
                <w:b w:val="0"/>
                <w:bCs w:val="0"/>
                <w:sz w:val="14"/>
                <w:szCs w:val="14"/>
              </w:rPr>
            </w:pPr>
            <w:r w:rsidRPr="00B70CA2">
              <w:rPr>
                <w:sz w:val="14"/>
                <w:szCs w:val="14"/>
              </w:rPr>
              <w:t>Definición</w:t>
            </w:r>
          </w:p>
        </w:tc>
        <w:tc>
          <w:tcPr>
            <w:tcW w:w="7407" w:type="dxa"/>
          </w:tcPr>
          <w:p w14:paraId="10ABE526" w14:textId="77777777" w:rsidR="00640E0A" w:rsidRPr="00B70CA2" w:rsidRDefault="00640E0A" w:rsidP="00CC4B0D">
            <w:pPr>
              <w:numPr>
                <w:ilvl w:val="0"/>
                <w:numId w:val="20"/>
              </w:numPr>
              <w:ind w:left="292" w:hanging="286"/>
              <w:contextualSpacing/>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Es un sistema de definición de carga académica, que contempla las horas de docencia directa que cursa el y la estudiante – sincrónico presencial u online; más las horas de trabajo autónomo que se requieren para el logro de los resultados de aprendizaje.</w:t>
            </w:r>
          </w:p>
          <w:p w14:paraId="2D829B01" w14:textId="77777777" w:rsidR="00640E0A" w:rsidRPr="00B70CA2" w:rsidRDefault="00640E0A" w:rsidP="00CC4B0D">
            <w:pPr>
              <w:numPr>
                <w:ilvl w:val="0"/>
                <w:numId w:val="20"/>
              </w:numPr>
              <w:ind w:left="292" w:hanging="286"/>
              <w:contextualSpacing/>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Abarca los ámbitos del pregrado, posgrado y educación continua.</w:t>
            </w:r>
          </w:p>
        </w:tc>
      </w:tr>
      <w:tr w:rsidR="00F412F5" w:rsidRPr="00B70CA2" w14:paraId="20FCF7BA" w14:textId="77777777" w:rsidTr="00663668">
        <w:trPr>
          <w:trHeight w:val="336"/>
        </w:trPr>
        <w:tc>
          <w:tcPr>
            <w:cnfStyle w:val="001000000000" w:firstRow="0" w:lastRow="0" w:firstColumn="1" w:lastColumn="0" w:oddVBand="0" w:evenVBand="0" w:oddHBand="0" w:evenHBand="0" w:firstRowFirstColumn="0" w:firstRowLastColumn="0" w:lastRowFirstColumn="0" w:lastRowLastColumn="0"/>
            <w:tcW w:w="1443" w:type="dxa"/>
          </w:tcPr>
          <w:p w14:paraId="255BC285" w14:textId="77777777" w:rsidR="00640E0A" w:rsidRPr="00B70CA2" w:rsidRDefault="00640E0A" w:rsidP="00CC4B0D">
            <w:pPr>
              <w:jc w:val="both"/>
              <w:rPr>
                <w:b w:val="0"/>
                <w:bCs w:val="0"/>
                <w:sz w:val="14"/>
                <w:szCs w:val="14"/>
              </w:rPr>
            </w:pPr>
            <w:r w:rsidRPr="00B70CA2">
              <w:rPr>
                <w:sz w:val="14"/>
                <w:szCs w:val="14"/>
              </w:rPr>
              <w:t>Estructura</w:t>
            </w:r>
          </w:p>
        </w:tc>
        <w:tc>
          <w:tcPr>
            <w:tcW w:w="7407" w:type="dxa"/>
          </w:tcPr>
          <w:p w14:paraId="4C4227C8" w14:textId="77777777" w:rsidR="00640E0A" w:rsidRPr="00B70CA2" w:rsidRDefault="00640E0A" w:rsidP="00CC4B0D">
            <w:pPr>
              <w:numPr>
                <w:ilvl w:val="0"/>
                <w:numId w:val="20"/>
              </w:numPr>
              <w:ind w:left="292" w:hanging="286"/>
              <w:contextualSpacing/>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 xml:space="preserve">En nuestra Institución, 1 crédito SCT equivale a 30 horas cronológicas de carga académica. </w:t>
            </w:r>
          </w:p>
        </w:tc>
      </w:tr>
      <w:tr w:rsidR="00F412F5" w:rsidRPr="00B70CA2" w14:paraId="06E24779" w14:textId="77777777" w:rsidTr="0066366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443" w:type="dxa"/>
          </w:tcPr>
          <w:p w14:paraId="23B86CC5" w14:textId="77777777" w:rsidR="00640E0A" w:rsidRPr="00B70CA2" w:rsidRDefault="00640E0A" w:rsidP="00CC4B0D">
            <w:pPr>
              <w:jc w:val="both"/>
              <w:rPr>
                <w:b w:val="0"/>
                <w:bCs w:val="0"/>
                <w:sz w:val="14"/>
                <w:szCs w:val="14"/>
              </w:rPr>
            </w:pPr>
            <w:r w:rsidRPr="00B70CA2">
              <w:rPr>
                <w:sz w:val="14"/>
                <w:szCs w:val="14"/>
              </w:rPr>
              <w:t>Cálculo</w:t>
            </w:r>
          </w:p>
        </w:tc>
        <w:tc>
          <w:tcPr>
            <w:tcW w:w="7407" w:type="dxa"/>
          </w:tcPr>
          <w:p w14:paraId="75317F01" w14:textId="77777777" w:rsidR="00640E0A" w:rsidRPr="00B70CA2" w:rsidRDefault="00640E0A" w:rsidP="00CC4B0D">
            <w:pPr>
              <w:numPr>
                <w:ilvl w:val="0"/>
                <w:numId w:val="20"/>
              </w:numPr>
              <w:ind w:left="292" w:hanging="286"/>
              <w:contextualSpacing/>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Sumatoria entre horas de docencia directa y de trabajo autónomo en cada asignatura. Esto, se multiplica por la cantidad de semanas de calendario académico semestral, y luego se divide por factor 30 (estructura).</w:t>
            </w:r>
          </w:p>
        </w:tc>
      </w:tr>
      <w:tr w:rsidR="00F412F5" w:rsidRPr="00B70CA2" w14:paraId="386EAFE1" w14:textId="77777777" w:rsidTr="00663668">
        <w:trPr>
          <w:trHeight w:val="336"/>
        </w:trPr>
        <w:tc>
          <w:tcPr>
            <w:cnfStyle w:val="001000000000" w:firstRow="0" w:lastRow="0" w:firstColumn="1" w:lastColumn="0" w:oddVBand="0" w:evenVBand="0" w:oddHBand="0" w:evenHBand="0" w:firstRowFirstColumn="0" w:firstRowLastColumn="0" w:lastRowFirstColumn="0" w:lastRowLastColumn="0"/>
            <w:tcW w:w="1443" w:type="dxa"/>
          </w:tcPr>
          <w:p w14:paraId="31DC950B" w14:textId="77777777" w:rsidR="00640E0A" w:rsidRPr="00B70CA2" w:rsidRDefault="00640E0A" w:rsidP="00CC4B0D">
            <w:pPr>
              <w:jc w:val="both"/>
              <w:rPr>
                <w:b w:val="0"/>
                <w:bCs w:val="0"/>
                <w:sz w:val="14"/>
                <w:szCs w:val="14"/>
              </w:rPr>
            </w:pPr>
            <w:r w:rsidRPr="00B70CA2">
              <w:rPr>
                <w:sz w:val="14"/>
                <w:szCs w:val="14"/>
              </w:rPr>
              <w:t>Acuerdos institucionales</w:t>
            </w:r>
          </w:p>
        </w:tc>
        <w:tc>
          <w:tcPr>
            <w:tcW w:w="7407" w:type="dxa"/>
          </w:tcPr>
          <w:p w14:paraId="764EA7A7" w14:textId="77777777" w:rsidR="00640E0A" w:rsidRPr="00B70CA2" w:rsidRDefault="00640E0A" w:rsidP="00CC4B0D">
            <w:pPr>
              <w:numPr>
                <w:ilvl w:val="0"/>
                <w:numId w:val="19"/>
              </w:numPr>
              <w:ind w:left="292" w:hanging="286"/>
              <w:contextualSpacing/>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El año académico en jornada completa equivale a 60 SCT.</w:t>
            </w:r>
          </w:p>
          <w:p w14:paraId="428297A5" w14:textId="77777777" w:rsidR="00640E0A" w:rsidRPr="00B70CA2" w:rsidRDefault="00640E0A" w:rsidP="00CC4B0D">
            <w:pPr>
              <w:numPr>
                <w:ilvl w:val="0"/>
                <w:numId w:val="19"/>
              </w:numPr>
              <w:ind w:left="292" w:hanging="286"/>
              <w:contextualSpacing/>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El semestre académico en jornada completa equivale a 30 SCT, pudiendo existir un rango flexible de 2 créditos SCT para la definición de un semestre.</w:t>
            </w:r>
          </w:p>
          <w:p w14:paraId="27007706" w14:textId="77777777" w:rsidR="00640E0A" w:rsidRPr="00B70CA2" w:rsidRDefault="00640E0A" w:rsidP="00CC4B0D">
            <w:pPr>
              <w:numPr>
                <w:ilvl w:val="0"/>
                <w:numId w:val="19"/>
              </w:numPr>
              <w:ind w:left="292" w:hanging="286"/>
              <w:contextualSpacing/>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El año académico en jornada parcial equivale a una proporción de 60 SCT</w:t>
            </w:r>
          </w:p>
          <w:p w14:paraId="57E2F21A" w14:textId="77777777" w:rsidR="00640E0A" w:rsidRPr="00B70CA2" w:rsidRDefault="00640E0A" w:rsidP="00CC4B0D">
            <w:pPr>
              <w:numPr>
                <w:ilvl w:val="0"/>
                <w:numId w:val="19"/>
              </w:numPr>
              <w:ind w:left="292" w:hanging="286"/>
              <w:contextualSpacing/>
              <w:jc w:val="both"/>
              <w:cnfStyle w:val="000000000000" w:firstRow="0" w:lastRow="0" w:firstColumn="0" w:lastColumn="0" w:oddVBand="0" w:evenVBand="0" w:oddHBand="0" w:evenHBand="0" w:firstRowFirstColumn="0" w:firstRowLastColumn="0" w:lastRowFirstColumn="0" w:lastRowLastColumn="0"/>
              <w:rPr>
                <w:sz w:val="14"/>
                <w:szCs w:val="14"/>
              </w:rPr>
            </w:pPr>
            <w:r w:rsidRPr="00B70CA2">
              <w:rPr>
                <w:sz w:val="14"/>
                <w:szCs w:val="14"/>
              </w:rPr>
              <w:t>El semestre académico en jornada parcial equivale a una proporción de 30 SCT.</w:t>
            </w:r>
          </w:p>
        </w:tc>
      </w:tr>
      <w:tr w:rsidR="00F412F5" w:rsidRPr="00B70CA2" w14:paraId="79FE23DE" w14:textId="77777777" w:rsidTr="0066366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443" w:type="dxa"/>
          </w:tcPr>
          <w:p w14:paraId="095E1BD0" w14:textId="77777777" w:rsidR="00640E0A" w:rsidRPr="00B70CA2" w:rsidRDefault="00640E0A" w:rsidP="00CC4B0D">
            <w:pPr>
              <w:jc w:val="both"/>
              <w:rPr>
                <w:b w:val="0"/>
                <w:bCs w:val="0"/>
                <w:sz w:val="14"/>
                <w:szCs w:val="14"/>
              </w:rPr>
            </w:pPr>
            <w:r w:rsidRPr="00B70CA2">
              <w:rPr>
                <w:sz w:val="14"/>
                <w:szCs w:val="14"/>
              </w:rPr>
              <w:t>Sugerencia</w:t>
            </w:r>
          </w:p>
        </w:tc>
        <w:tc>
          <w:tcPr>
            <w:tcW w:w="7407" w:type="dxa"/>
          </w:tcPr>
          <w:p w14:paraId="7A5DC291" w14:textId="77777777" w:rsidR="00640E0A" w:rsidRPr="00B70CA2" w:rsidRDefault="00640E0A" w:rsidP="00CC4B0D">
            <w:pPr>
              <w:numPr>
                <w:ilvl w:val="0"/>
                <w:numId w:val="19"/>
              </w:numPr>
              <w:ind w:left="292" w:hanging="286"/>
              <w:contextualSpacing/>
              <w:jc w:val="both"/>
              <w:cnfStyle w:val="000000100000" w:firstRow="0" w:lastRow="0" w:firstColumn="0" w:lastColumn="0" w:oddVBand="0" w:evenVBand="0" w:oddHBand="1" w:evenHBand="0" w:firstRowFirstColumn="0" w:firstRowLastColumn="0" w:lastRowFirstColumn="0" w:lastRowLastColumn="0"/>
              <w:rPr>
                <w:sz w:val="14"/>
                <w:szCs w:val="14"/>
              </w:rPr>
            </w:pPr>
            <w:r w:rsidRPr="00B70CA2">
              <w:rPr>
                <w:sz w:val="14"/>
                <w:szCs w:val="14"/>
              </w:rPr>
              <w:t>Aplicar encuesta de carga académica al estudiantado en periodos regulares dentro del año académico, con el objetivo de evaluar y adecuar la estimación definida.</w:t>
            </w:r>
          </w:p>
        </w:tc>
      </w:tr>
    </w:tbl>
    <w:p w14:paraId="25B2EAC5" w14:textId="77777777" w:rsidR="00640E0A" w:rsidRDefault="00640E0A" w:rsidP="00640E0A"/>
    <w:p w14:paraId="008D3FED" w14:textId="493EF211" w:rsidR="00506FF2" w:rsidRPr="00506FF2" w:rsidRDefault="00506FF2" w:rsidP="00706985">
      <w:pPr>
        <w:pStyle w:val="Ttulo4"/>
      </w:pPr>
      <w:bookmarkStart w:id="64" w:name="_Toc225761942"/>
      <w:r w:rsidRPr="00506FF2">
        <w:t>Posicionamiento</w:t>
      </w:r>
      <w:r>
        <w:t xml:space="preserve"> teórico actualizado</w:t>
      </w:r>
      <w:bookmarkEnd w:id="64"/>
    </w:p>
    <w:p w14:paraId="45DA1926" w14:textId="0ED954BD" w:rsidR="00506FF2" w:rsidRPr="00506FF2" w:rsidRDefault="00506FF2" w:rsidP="00506FF2">
      <w:pPr>
        <w:jc w:val="both"/>
      </w:pPr>
      <w:r w:rsidRPr="00506FF2">
        <w:t xml:space="preserve">La Universidad de Santiago de Chile enfrenta un desafío constante de formar graduados/as y titulados/as que sean capaces de responder a las complejidades de un mundo en constante cambio. Para ello, se requiere de una gestión académica en torno al diseño y desarrollo curricular situado en la realidad disciplinar de las diferentes carreras y programas, propendiendo hacia la flexibilidad de las trayectorias formativas y hacia una relación interdisciplinaria, que permita adaptar la formación hacia las demandas sociales, científicas y laborales (Tuning AL, 2013). </w:t>
      </w:r>
    </w:p>
    <w:p w14:paraId="5B03AD88" w14:textId="77777777" w:rsidR="00506FF2" w:rsidRPr="00506FF2" w:rsidRDefault="00506FF2" w:rsidP="00506FF2">
      <w:pPr>
        <w:jc w:val="both"/>
      </w:pPr>
      <w:r w:rsidRPr="00506FF2">
        <w:t>Así, una estructura disciplinaria situada asegura la profundización en áreas clave del conocimiento; la flexibilidad curricular facilita la personalización de las trayectorias formativas, atendiendo a los intereses y necesidades de los y las estudiantes (Barnett, 2014). De esta manera, el Modelo Educativo Institucional intenciona que las Unidades Académicas, a través de sus programas formativos de pregrado, posgrado y educación continua, constituyan iniciativas o proyectos de colaboración entre áreas disciplinares, que fortalezcan la producción de conocimiento aplicado (Gibbons et.al., 1994). En este sentido, la interdisciplinariedad en la Educación Superior es la base del abordaje de problemas complejos fomentando el pensamiento crítico y la innovación, integrando perspectivas diversas (Nicolescu, 2014).</w:t>
      </w:r>
    </w:p>
    <w:p w14:paraId="372520D6" w14:textId="7B45F226" w:rsidR="00506FF2" w:rsidRPr="00506FF2" w:rsidRDefault="00506FF2" w:rsidP="00506FF2">
      <w:pPr>
        <w:jc w:val="both"/>
      </w:pPr>
      <w:r w:rsidRPr="00506FF2">
        <w:t xml:space="preserve">Por otra parte, la Universidad de Santiago desde su vocación pública, busca cautelar una formación de calidad y excelencia desde un posicionamiento que considera al y la estudiante como un ser integral. </w:t>
      </w:r>
      <w:r w:rsidR="006B083B">
        <w:t>Por esto</w:t>
      </w:r>
      <w:r w:rsidRPr="00506FF2">
        <w:t xml:space="preserve">, en los ámbitos de pregrado, postgrado y educación continua, la diversidad de carreras y programas debe reflejar una representación más ampliada de los y las estudiantes, a quienes </w:t>
      </w:r>
      <w:r w:rsidR="00431D60">
        <w:t xml:space="preserve">se debe </w:t>
      </w:r>
      <w:r w:rsidRPr="00506FF2">
        <w:t>acompañar para que sean partícipes activos/as de sus procesos de enseñanza y aprendizaje, y agentes de cambio de las diferentes realidades donde se insertan, tanto laboral como académicamente.</w:t>
      </w:r>
    </w:p>
    <w:p w14:paraId="266970D5" w14:textId="77777777" w:rsidR="00506FF2" w:rsidRPr="00506FF2" w:rsidRDefault="00506FF2" w:rsidP="00506FF2">
      <w:pPr>
        <w:jc w:val="both"/>
      </w:pPr>
      <w:r w:rsidRPr="00506FF2">
        <w:t xml:space="preserve">Por otra parte, el aseguramiento de la calidad constituye una exigencia permanente para la gestión académica y curricular, ya que instala esfuerzos y acciones institucionales necesarias para acreditar el diseño, funcionamiento y los impactos esperados de las carreras y programas formativos. En el marco de los criterios y estándares de la acreditación institucional (CNA, 2023), el criterio Procesos y Resultados del Proceso Enseñanza Aprendizaje requiere la aplicación de acciones sistemáticas de monitoreo de la trayectoria formativa y del nivel de logro del perfil de egreso. </w:t>
      </w:r>
    </w:p>
    <w:p w14:paraId="03FE8C21" w14:textId="77777777" w:rsidR="00CB0826" w:rsidRDefault="00CB0826" w:rsidP="00706985">
      <w:pPr>
        <w:pStyle w:val="Ttulo4"/>
      </w:pPr>
      <w:bookmarkStart w:id="65" w:name="_Toc225761943"/>
      <w:r w:rsidRPr="00CB0826">
        <w:t>Propuestas y orientaciones para la implementación</w:t>
      </w:r>
      <w:bookmarkEnd w:id="65"/>
    </w:p>
    <w:p w14:paraId="50BAA61B" w14:textId="77777777" w:rsidR="00F16BB6" w:rsidRDefault="00F16BB6" w:rsidP="00F16BB6">
      <w:pPr>
        <w:jc w:val="both"/>
      </w:pPr>
      <w:r>
        <w:t>Para este componente, se definen un conjunto de orientaciones para la implementación, organizadas en tres ejes: Gestión académica y curricular, Evaluación, diseño e innovación curricular, Tendencias y proyecciones para el curriculum universitario del Siglo XXI.</w:t>
      </w:r>
    </w:p>
    <w:p w14:paraId="23C206D4" w14:textId="77777777" w:rsidR="00973CE0" w:rsidRDefault="00973CE0" w:rsidP="00706985">
      <w:pPr>
        <w:pStyle w:val="Ttulo5"/>
      </w:pPr>
      <w:bookmarkStart w:id="66" w:name="_Toc225761944"/>
      <w:r>
        <w:t>Gestión académica y curricular</w:t>
      </w:r>
      <w:bookmarkEnd w:id="66"/>
    </w:p>
    <w:p w14:paraId="658CA9F0" w14:textId="77777777" w:rsidR="00973CE0" w:rsidRDefault="00973CE0" w:rsidP="00973CE0">
      <w:pPr>
        <w:jc w:val="both"/>
      </w:pPr>
      <w:r>
        <w:t>La gestión académica y curricular influye directamente en la toma de decisiones y funcionamiento del plan de estudios, como también en las condiciones en las que se desarrolla la vida universitaria. Por ello, se orienta a las unidades académicas:</w:t>
      </w:r>
    </w:p>
    <w:p w14:paraId="60603B7F" w14:textId="77777777" w:rsidR="00973CE0" w:rsidRDefault="00973CE0" w:rsidP="00F16BB6">
      <w:pPr>
        <w:ind w:left="709" w:hanging="567"/>
        <w:jc w:val="both"/>
      </w:pPr>
      <w:r>
        <w:t>-</w:t>
      </w:r>
      <w:r>
        <w:tab/>
        <w:t>Gestionar el curriculum desde una perspectiva inclusiva y libre de violencias, que valore la diversidad en todas sus formas y se sustente en el principio de equidad de género, representando así el pilar de inclusión, diversidad e igualdad de género</w:t>
      </w:r>
    </w:p>
    <w:p w14:paraId="66D752C6" w14:textId="77777777" w:rsidR="00973CE0" w:rsidRDefault="00973CE0" w:rsidP="00F16BB6">
      <w:pPr>
        <w:ind w:left="709" w:hanging="567"/>
        <w:jc w:val="both"/>
      </w:pPr>
      <w:r>
        <w:t>-</w:t>
      </w:r>
      <w:r>
        <w:tab/>
        <w:t>Visibilizar los factores de riesgo que afectan al estudiantado, para diseñar mecanismos, estrategias y acciones para su abordaje, trazando el propósito de establecer contextos de aprendizaje saludables y un campus seguro, ya sea presencial o en entornos virtuales. Esto, como manifestación concreta del pilar de calidad de vida y convivencia universitaria.</w:t>
      </w:r>
    </w:p>
    <w:p w14:paraId="6D8F5563" w14:textId="77777777" w:rsidR="00973CE0" w:rsidRDefault="00973CE0" w:rsidP="00F16BB6">
      <w:pPr>
        <w:ind w:left="709" w:hanging="567"/>
        <w:jc w:val="both"/>
      </w:pPr>
      <w:r>
        <w:t>-</w:t>
      </w:r>
      <w:r>
        <w:tab/>
        <w:t>Impulsar la participación de todos y todas los/as integrantes de la comunidad universitaria, que posibiliten el fortalecimiento de una cultura triestamental en torno al dialogo, el reconocimiento de la diversidad de perspectivas y la generación de acuerdos. Es aquí donde el rol del estudiantado como del profesorado universitario resulta central, ya que son agentes activos en los procesos de reflexión, análisis y toma de decisiones en el campo de la gestión académica y curricular.</w:t>
      </w:r>
    </w:p>
    <w:p w14:paraId="2ECBA08A" w14:textId="77777777" w:rsidR="00973CE0" w:rsidRDefault="00973CE0" w:rsidP="00F16BB6">
      <w:pPr>
        <w:ind w:left="709" w:hanging="567"/>
        <w:jc w:val="both"/>
      </w:pPr>
      <w:r>
        <w:t>-</w:t>
      </w:r>
      <w:r>
        <w:tab/>
        <w:t xml:space="preserve">Promover espacios formativos para profesionales y cuerpo académico que se dedica a la gestión académica y curricular en educación superior, que permita fortalecer las capacidades institucionales para responder a las necesidades formativas de los y las estudiantes (Consejo Asesor de la Estrategia de Desarrollo para la Educación Superior, 2025), como también a la diversificación de la oferta de carreras y programas. </w:t>
      </w:r>
    </w:p>
    <w:p w14:paraId="54DAA56C" w14:textId="77777777" w:rsidR="00973CE0" w:rsidRDefault="00973CE0" w:rsidP="00F16BB6">
      <w:pPr>
        <w:ind w:left="709" w:hanging="567"/>
        <w:jc w:val="both"/>
      </w:pPr>
      <w:r>
        <w:t>-</w:t>
      </w:r>
      <w:r>
        <w:tab/>
        <w:t>Tomar decisiones en materias de gestión académica y curricular utilizando sistemas de información e indicadores, fortaleciendo los acuerdos basados en evidencia. Esto permite fortalecer la gobernanza y gestión de datos a nivel institucional.</w:t>
      </w:r>
    </w:p>
    <w:p w14:paraId="63091186" w14:textId="77777777" w:rsidR="00973CE0" w:rsidRDefault="00973CE0" w:rsidP="00706985">
      <w:pPr>
        <w:pStyle w:val="Ttulo5"/>
      </w:pPr>
      <w:bookmarkStart w:id="67" w:name="_Toc225761945"/>
      <w:r>
        <w:t>Evaluación, diseño e innovación curricular</w:t>
      </w:r>
      <w:bookmarkEnd w:id="67"/>
    </w:p>
    <w:p w14:paraId="6DF23418" w14:textId="77777777" w:rsidR="00973CE0" w:rsidRDefault="00973CE0" w:rsidP="00973CE0">
      <w:pPr>
        <w:jc w:val="both"/>
      </w:pPr>
      <w:r>
        <w:t>La evaluación, el diseño y la innovación curricular, sumado a la implementación de los planes de estudio, configuran un ciclo de mejora continua desde donde se genera un aprendizaje institucional, con el propósito de instalar una cultura asociada al aseguramiento de la calidad, y una formación de excelencia para los ámbitos de pregrado, posgrado y educación continua. Se orienta a las unidades académicas:</w:t>
      </w:r>
    </w:p>
    <w:p w14:paraId="7FC56491" w14:textId="77777777" w:rsidR="00973CE0" w:rsidRDefault="00973CE0" w:rsidP="00A243F3">
      <w:pPr>
        <w:ind w:left="709" w:hanging="709"/>
        <w:jc w:val="both"/>
      </w:pPr>
      <w:r>
        <w:t>-</w:t>
      </w:r>
      <w:r>
        <w:tab/>
        <w:t>Resulta importante avanzar hacia mayores grados de autonomía del estudiantado, posibilitando la toma de decisiones sobre su trayectoria formativa, en consonancia con sus intereses y contextos de distinta índole.</w:t>
      </w:r>
    </w:p>
    <w:p w14:paraId="52B00596" w14:textId="77777777" w:rsidR="00973CE0" w:rsidRDefault="00973CE0" w:rsidP="00A243F3">
      <w:pPr>
        <w:ind w:left="709" w:hanging="709"/>
        <w:jc w:val="both"/>
      </w:pPr>
      <w:r>
        <w:t>-</w:t>
      </w:r>
      <w:r>
        <w:tab/>
        <w:t>Instalar de manera permanente un diálogo y retroalimentación con egresados/as, titulados/as y empleadores vinculados a las carreras y programas formativos según corresponda. Esto es de suma importancia ya que los procesos de evaluación, diseño e innovación curricular requieren de una mirada intersectorial, sobre las potencialidades en la formación universitaria y su correlato con la inserción laboral, y el desarrollo profesional y académico.</w:t>
      </w:r>
    </w:p>
    <w:p w14:paraId="45D32F85" w14:textId="77777777" w:rsidR="00973CE0" w:rsidRDefault="00973CE0" w:rsidP="00A243F3">
      <w:pPr>
        <w:ind w:left="709" w:hanging="709"/>
        <w:jc w:val="both"/>
      </w:pPr>
      <w:r>
        <w:t>-</w:t>
      </w:r>
      <w:r>
        <w:tab/>
        <w:t>Proponer y desarrollar proyectos para una nueva oferta formativa, a través de la creación de nuevas carreras, nuevas modalidades para los planes de estudio y otros programas formativos que sean de interés ciudadano y del ámbito laboral. Esto, con el propósito de identificar ventajas competitivas que refuercen el posicionamiento institucional como un referente a nivel nacional y regional.</w:t>
      </w:r>
    </w:p>
    <w:p w14:paraId="51D2EDF6" w14:textId="77777777" w:rsidR="00973CE0" w:rsidRDefault="00973CE0" w:rsidP="00A243F3">
      <w:pPr>
        <w:ind w:left="709" w:hanging="709"/>
        <w:jc w:val="both"/>
      </w:pPr>
      <w:r>
        <w:t>-</w:t>
      </w:r>
      <w:r>
        <w:tab/>
        <w:t xml:space="preserve">Revisar de manera crítica la carga académica, la flexibilidad de las trayectorias y la pertinencia de los contenidos, procurando que el currículum no solo transmita saberes y conocimientos disciplinares, sino que también propicie la formación de perfiles investigativos y profesionales de personas autónomas, éticas y conscientes del valor del bienestar colectivo. </w:t>
      </w:r>
    </w:p>
    <w:p w14:paraId="23FFDEBF" w14:textId="77777777" w:rsidR="00973CE0" w:rsidRDefault="00973CE0" w:rsidP="00A243F3">
      <w:pPr>
        <w:ind w:left="709" w:hanging="709"/>
        <w:jc w:val="both"/>
      </w:pPr>
      <w:r>
        <w:t>-</w:t>
      </w:r>
      <w:r>
        <w:tab/>
        <w:t>Consolidar la instalación de la formación integral como un aspecto obligatorio en los planes de estudio de pregrado, y evaluar su inclusión en posgrado y educación continua. Considera la diversidad, inclusión y derechos humanos; participación política y competencias ciudadanas; vida saludable; desarrollo cultural y artístico; competencias digitales y tecnológicas; desarrollo de idiomas y/o lenguas; y medioambiente. Todo lo anterior, asegurando la demostración de un sello institucional que empalma con el pilar de formación ciudadana, bajo la estrategia de complementar la formación obligatoria de los y las estudiantes con aprendizajes tendientes a la responsabilidad social.</w:t>
      </w:r>
    </w:p>
    <w:p w14:paraId="2A10F9D7" w14:textId="77777777" w:rsidR="00973CE0" w:rsidRDefault="00973CE0" w:rsidP="00A243F3">
      <w:pPr>
        <w:ind w:left="709" w:hanging="709"/>
        <w:jc w:val="both"/>
      </w:pPr>
      <w:r>
        <w:t>-</w:t>
      </w:r>
      <w:r>
        <w:tab/>
        <w:t>Propender hacia un aumento de la formación electiva en los planes de estudio de las carreras de pregrado, que faciliten acciones de flexibilidad curricular y certificaciones complementarias.</w:t>
      </w:r>
    </w:p>
    <w:p w14:paraId="684D6646" w14:textId="77777777" w:rsidR="00973CE0" w:rsidRDefault="00973CE0" w:rsidP="00A243F3">
      <w:pPr>
        <w:ind w:left="709" w:hanging="709"/>
        <w:jc w:val="both"/>
      </w:pPr>
      <w:r>
        <w:t>-</w:t>
      </w:r>
      <w:r>
        <w:tab/>
        <w:t xml:space="preserve">Reforzar las acciones de seguimiento, la evaluación basada en evidencia y la mejora del diseño curricular, transformándose en procesos y acciones fundamentalmente dinámicas, que fomentan la reflexión y el crecimiento profesional (Stake, 2010; Sadler, 1989); la medición constante del nivel de los aprendizajes de los y las estudiantes; y la manera continua la docencia universitaria (Perrenoud, 2012). </w:t>
      </w:r>
    </w:p>
    <w:p w14:paraId="7C597BF8" w14:textId="77777777" w:rsidR="00973CE0" w:rsidRDefault="00973CE0" w:rsidP="00A243F3">
      <w:pPr>
        <w:ind w:left="709" w:hanging="709"/>
        <w:jc w:val="both"/>
      </w:pPr>
      <w:r>
        <w:t>-</w:t>
      </w:r>
      <w:r>
        <w:tab/>
        <w:t>Instalar hitos evaluativos – intermedios y de egreso – los que permitirán ajustar estrategias didácticas y evaluativas a partir de una retroalimentación oportuna y determinar el avance en el cumplimiento del perfil de egreso (Scriven, 1994). Estos hitos evaluativos cobran mayor impacto al ser diseñados con un enfoque integral y de desempeños, permitiendo así reconocer los aprendizajes adquiridos y la capacidad de acción progresiva de los y las estudiantes para asegurar una visión más exhaustiva del avance curricular (Black y Wiliam, 2010).</w:t>
      </w:r>
    </w:p>
    <w:p w14:paraId="0FF5D28E" w14:textId="77777777" w:rsidR="00973CE0" w:rsidRDefault="00973CE0" w:rsidP="00973CE0">
      <w:pPr>
        <w:jc w:val="both"/>
      </w:pPr>
    </w:p>
    <w:p w14:paraId="649B55FE" w14:textId="77777777" w:rsidR="00973CE0" w:rsidRDefault="00973CE0" w:rsidP="00706985">
      <w:pPr>
        <w:pStyle w:val="Ttulo5"/>
      </w:pPr>
      <w:bookmarkStart w:id="68" w:name="_Toc225761946"/>
      <w:r>
        <w:t>Tendencias y proyecciones para el curriculum universitario del Siglo XXI</w:t>
      </w:r>
      <w:bookmarkEnd w:id="68"/>
    </w:p>
    <w:p w14:paraId="363EEB42" w14:textId="77777777" w:rsidR="00973CE0" w:rsidRDefault="00973CE0" w:rsidP="00973CE0">
      <w:pPr>
        <w:jc w:val="both"/>
      </w:pPr>
      <w:r>
        <w:t>Bajo la premisa de que el curriculum universitario se encuentra situado en un contexto dado, la interacción de la Institución con su entorno es de naturaleza dinámica, por lo que enfrenta proyecciones desde un frente local, nacional, regional e internacional. En este marco, se orienta a las unidades académicas:</w:t>
      </w:r>
    </w:p>
    <w:p w14:paraId="26D411BA" w14:textId="77777777" w:rsidR="00973CE0" w:rsidRDefault="00973CE0" w:rsidP="00F412F5">
      <w:pPr>
        <w:ind w:left="709" w:hanging="709"/>
        <w:jc w:val="both"/>
      </w:pPr>
      <w:r>
        <w:t>-</w:t>
      </w:r>
      <w:r>
        <w:tab/>
        <w:t>Seguir reforzando la movilidad estudiantil de pregrado y posgrado en sus distintas modalidades: movilidad por asignaturas, movilidad por prácticas de formación profesional, aplicaciones de la metodología COIL, movilidad de investigación y movilidades cortas, entendidas como la realización de actividades académicas en una institución distinta a la nuestra, nacional o internacional, siendo complementarias al proceso formativo o convalidables, con acciones ejecutadas en la universidad de destino por contenidos, líneas de investigación, áreas de desarrollo o estudio, carga y/o duración en la Universidad de Santiago de Chile. Todo lo anterior, tributa de manera directa al pilar de investigación, innovación y creación.</w:t>
      </w:r>
    </w:p>
    <w:p w14:paraId="30B8E2BD" w14:textId="77777777" w:rsidR="00973CE0" w:rsidRDefault="00973CE0" w:rsidP="00F412F5">
      <w:pPr>
        <w:ind w:left="709" w:hanging="709"/>
        <w:jc w:val="both"/>
      </w:pPr>
      <w:r>
        <w:t>-</w:t>
      </w:r>
      <w:r>
        <w:tab/>
        <w:t>Desarrollar nuevas propuestas de programas Minor, aumentando la oferta posible de trayectorias curriculares flexibles a las carreras y programas de origen del estudiantado, respondiendo a la diversidad creciente de intereses y necesidades de profundización o complementariedad de los aprendizajes.</w:t>
      </w:r>
    </w:p>
    <w:p w14:paraId="3FDF4227" w14:textId="77777777" w:rsidR="00973CE0" w:rsidRDefault="00973CE0" w:rsidP="00F412F5">
      <w:pPr>
        <w:ind w:left="709" w:hanging="709"/>
        <w:jc w:val="both"/>
      </w:pPr>
      <w:r>
        <w:t>-</w:t>
      </w:r>
      <w:r>
        <w:tab/>
        <w:t>Avanzar hacia la internacionalización del curriculum, lo que conlleva a una apertura de las trayectorias formativas como canal abierto y dialogante con otras Instituciones de Educación superior a nivel nacional e internacional, impactando favorablemente en una mayor consolidación de la flexibilidad del curriculum. Es un ámbito que responde a las acciones institucionales sobre movilidad estudiantil, inclusión de contenidos globales, doble titulación y otros aspectos sobre transversalidad y diversificación definidos en la Universidad de Santiago de Chile.</w:t>
      </w:r>
    </w:p>
    <w:p w14:paraId="72F9B5AC" w14:textId="62E5F23D" w:rsidR="00973CE0" w:rsidRDefault="00973CE0" w:rsidP="00F412F5">
      <w:pPr>
        <w:ind w:left="709" w:hanging="709"/>
        <w:jc w:val="both"/>
      </w:pPr>
      <w:r>
        <w:t>-</w:t>
      </w:r>
      <w:r>
        <w:tab/>
      </w:r>
      <w:r w:rsidR="00706985">
        <w:t>C</w:t>
      </w:r>
      <w:r>
        <w:t xml:space="preserve">onsolidar un modelo pedagógico por ciclos formativos que conecta los procesos de enseñanza y aprendizaje de manera flexible y progresiva, adaptándose a las necesidades académicas y laborales del estudiantado (Alles, 2020). Esto posibilita nuevas certificaciones – intermedias y finales – que permiten armonizar periodos de formación con credenciales o micro credenciales. A su vez, esto favorece las acciones de articulación de programas formativos de pre y posgrado, y potencialmente con Educación continua. </w:t>
      </w:r>
    </w:p>
    <w:p w14:paraId="70BB69B6" w14:textId="77777777" w:rsidR="00973CE0" w:rsidRDefault="00973CE0" w:rsidP="00F412F5">
      <w:pPr>
        <w:ind w:left="709" w:hanging="709"/>
        <w:jc w:val="both"/>
      </w:pPr>
      <w:r>
        <w:t>-</w:t>
      </w:r>
      <w:r>
        <w:tab/>
        <w:t>Instalar mecanismos de Reconocimiento de Aprendizajes Previos (Consejo Asesor de la Estrategia de Desarrollo para la Educación Superior, 2025), de naturaleza no formal e informal como experiencia laboral adquirida, estudios previos afines, entre otras. Esto favorece trayectorias formativas específicas y alternativas (EEES, 1999), e incluso establecer procesos diferenciados de obtención de grados académicos, títulos profesionales y otras certificaciones.</w:t>
      </w:r>
    </w:p>
    <w:p w14:paraId="75ABDD74" w14:textId="60D3706A" w:rsidR="00506FF2" w:rsidRDefault="00973CE0" w:rsidP="00F412F5">
      <w:pPr>
        <w:ind w:left="709" w:hanging="709"/>
        <w:jc w:val="both"/>
      </w:pPr>
      <w:r>
        <w:t>-</w:t>
      </w:r>
      <w:r>
        <w:tab/>
        <w:t>Desde el pilar de territorio y vinculación con el medio, se instala la orientación de avanzar en transformación digital, mediante el diseño y actualización de propuestas formativas curriculares en distintas modalidades, sea presencial – semi presencial y a distancia. Esto posibilita que la Institución siga superando su límite geográfico y emplazarse en otros territorios, proveyendo posibilidades formativas a comunidades desde una perspectiva ética, de responsabilidad y justicia social.</w:t>
      </w:r>
    </w:p>
    <w:p w14:paraId="521C93CD" w14:textId="77777777" w:rsidR="00BA037E" w:rsidRPr="004A7000" w:rsidRDefault="00BA037E" w:rsidP="004A7000"/>
    <w:p w14:paraId="2C3B0FAC" w14:textId="1504E9EE" w:rsidR="003107F4" w:rsidRPr="003C0439" w:rsidRDefault="008F2C82" w:rsidP="00706985">
      <w:pPr>
        <w:pStyle w:val="Ttulo3"/>
      </w:pPr>
      <w:bookmarkStart w:id="69" w:name="_Toc225761947"/>
      <w:r w:rsidRPr="003C0439">
        <w:t>Contextos, Recursos y Tecnologías para el Aprendizaje</w:t>
      </w:r>
      <w:bookmarkEnd w:id="69"/>
      <w:r w:rsidRPr="003C0439">
        <w:t xml:space="preserve"> </w:t>
      </w:r>
    </w:p>
    <w:p w14:paraId="2C3B0FAE" w14:textId="77777777" w:rsidR="003107F4" w:rsidRPr="004E4775" w:rsidRDefault="008F2C82">
      <w:pPr>
        <w:jc w:val="both"/>
      </w:pPr>
      <w:r w:rsidRPr="004E4775">
        <w:t xml:space="preserve">Este componente aborda la articulación entre contexto, recursos y tecnología con el objetivo de generar experiencias formativas contextualizadas, inclusivas y de calidad, alineadas con los principios de equidad, igualdad de género, innovación pedagógica, desarrollo del conocimiento y compromiso con el entorno territorial. Reconoce el impacto del </w:t>
      </w:r>
      <w:sdt>
        <w:sdtPr>
          <w:tag w:val="goog_rdk_153"/>
          <w:id w:val="-1011489385"/>
        </w:sdtPr>
        <w:sdtEndPr/>
        <w:sdtContent/>
      </w:sdt>
      <w:sdt>
        <w:sdtPr>
          <w:tag w:val="goog_rdk_154"/>
          <w:id w:val="-2086972527"/>
        </w:sdtPr>
        <w:sdtEndPr/>
        <w:sdtContent/>
      </w:sdt>
      <w:r w:rsidRPr="004E4775">
        <w:t>contexto en el que tiene lugar la experiencia del estudiantado y los recursos en la calidad del aprendizaje. Para ello, aborda los elementos contextuales, materiales y tecnológicos que inciden en la enseñanza y el aprendizaje, garantizando que el estudiantado y profesorado cuenten con las condiciones adecuadas para el desarrollo de experiencias formativas de calidad. Desde esta perspectiva, el diseño del contexto para los objetivos de aprendizaje y la integración estratégica de tecnologías emergentes y metodologías de aprendizaje activo, que consideren la accesibilidad en los recursos de aprendizaje y un entorno que disminuya las barreras para la participación de personas en situación de discapacidad, son fundamentales para potenciar experiencias formativas de alto nivel. Asimismo, se promueve la generación de ambientes seguros, libres de violencia de género, discriminación y estereotipos, que propicien el respeto, la diversidad y la equidad, como condiciones esenciales para el bienestar y el desarrollo integral de toda la comunidad universitaria.</w:t>
      </w:r>
    </w:p>
    <w:p w14:paraId="2C3B0FB7" w14:textId="77777777" w:rsidR="003107F4" w:rsidRPr="003C0439" w:rsidRDefault="008F2C82" w:rsidP="00706985">
      <w:pPr>
        <w:pStyle w:val="Ttulo4"/>
      </w:pPr>
      <w:bookmarkStart w:id="70" w:name="_Toc225761948"/>
      <w:r w:rsidRPr="003C0439">
        <w:t>Posicionamiento teórico</w:t>
      </w:r>
      <w:bookmarkEnd w:id="70"/>
      <w:r w:rsidRPr="003C0439">
        <w:t xml:space="preserve"> </w:t>
      </w:r>
    </w:p>
    <w:p w14:paraId="2C3B0FB8" w14:textId="77777777" w:rsidR="003107F4" w:rsidRPr="004E4775" w:rsidRDefault="008F2C82">
      <w:pPr>
        <w:jc w:val="both"/>
      </w:pPr>
      <w:r w:rsidRPr="004E4775">
        <w:t xml:space="preserve">Desde una perspectiva de interacción educativa, el fundamento material y tecnológico reconoce que el aprendizaje se configura en una ecología distribuida de espacios, actorías y tecnologías, que trasciende los límites tradicionales del aula y se expande hacia contextos diversos, haciéndonos cargo de todas las acciones que realizamos y sus efectos, para buscar como un fin último el bienestar general de la sociedad. En este marco, el aprendizaje se concibe como un proceso permanente, situado en múltiples escenarios y facilitado por diversos agentes educativos: docentes, estudiantes, comunidades, plataformas digitales, redes sociales, entre otros (Coll, 2013). </w:t>
      </w:r>
    </w:p>
    <w:p w14:paraId="2C3B0FB9" w14:textId="77777777" w:rsidR="003107F4" w:rsidRPr="004E4775" w:rsidRDefault="008F2C82">
      <w:pPr>
        <w:jc w:val="both"/>
      </w:pPr>
      <w:r w:rsidRPr="004E4775">
        <w:t xml:space="preserve">Esta ecología del aprendizaje requiere la integración coherente de un modelo pedagógico en los diferentes espacios de formación. En particular, la universidad debe organizar sus campus físico y virtual como una unidad articulada, capaz de ofrecer experiencias formativas coherentes, flexibles, inclusivas y pedagógicamente intencionadas, actuando en base a un principio de responsabilidad social y conciencia ciudadana en el ejercicio de cualquier actividad profesional o académica. Esto implica una planificación eficiente de los entornos de aprendizaje, así como de los recursos tecnológicos, plataformas digitales, infraestructuras físicas y </w:t>
      </w:r>
      <w:sdt>
        <w:sdtPr>
          <w:tag w:val="goog_rdk_156"/>
          <w:id w:val="-208115015"/>
        </w:sdtPr>
        <w:sdtEndPr/>
        <w:sdtContent/>
      </w:sdt>
      <w:sdt>
        <w:sdtPr>
          <w:tag w:val="goog_rdk_157"/>
          <w:id w:val="-1641225891"/>
        </w:sdtPr>
        <w:sdtEndPr/>
        <w:sdtContent/>
      </w:sdt>
      <w:r w:rsidRPr="004E4775">
        <w:t>servicios de apoyo que permitan el despliegue pleno de los procesos educativos.</w:t>
      </w:r>
    </w:p>
    <w:p w14:paraId="2C3B0FBA" w14:textId="77777777" w:rsidR="003107F4" w:rsidRPr="004E4775" w:rsidRDefault="008F2C82">
      <w:pPr>
        <w:jc w:val="both"/>
      </w:pPr>
      <w:r w:rsidRPr="004E4775">
        <w:t xml:space="preserve">En esta perspectiva se consideran no solo los requerimientos formativos y técnicos, sino también los </w:t>
      </w:r>
      <w:sdt>
        <w:sdtPr>
          <w:tag w:val="goog_rdk_158"/>
          <w:id w:val="1125235443"/>
        </w:sdtPr>
        <w:sdtEndPr/>
        <w:sdtContent/>
      </w:sdt>
      <w:sdt>
        <w:sdtPr>
          <w:tag w:val="goog_rdk_159"/>
          <w:id w:val="765414764"/>
        </w:sdtPr>
        <w:sdtEndPr/>
        <w:sdtContent/>
      </w:sdt>
      <w:r w:rsidRPr="004E4775">
        <w:t xml:space="preserve">aspectos simbólicos y afectivos que configuran los espacios educativos para contribuir a una convivencia universitaria más equitativa y respetuosa, libre de violencia, comprendiendo que el aprendizaje se construye en la interacción respetuosa de las personas con su entorno social y cultural. </w:t>
      </w:r>
    </w:p>
    <w:p w14:paraId="2C3B0FBB" w14:textId="77777777" w:rsidR="003107F4" w:rsidRPr="003C0439" w:rsidRDefault="008F2C82" w:rsidP="00706985">
      <w:pPr>
        <w:pStyle w:val="Ttulo4"/>
      </w:pPr>
      <w:bookmarkStart w:id="71" w:name="_Toc225761949"/>
      <w:r w:rsidRPr="003C0439">
        <w:t>Propuestas y orientaciones para la implementación</w:t>
      </w:r>
      <w:bookmarkEnd w:id="71"/>
      <w:r w:rsidRPr="003C0439">
        <w:t xml:space="preserve"> </w:t>
      </w:r>
    </w:p>
    <w:p w14:paraId="2C3B0FBC" w14:textId="77777777" w:rsidR="003107F4" w:rsidRPr="004E4775" w:rsidRDefault="008F2C82">
      <w:pPr>
        <w:jc w:val="both"/>
      </w:pPr>
      <w:r w:rsidRPr="004E4775">
        <w:t>Con el propósito de avanzar en la perspectiva del modelo de interacción educativa y otorgar el soporte que el mismo requiere desde el punto de vista material y tecnológico, a continuación, se detallan acciones que permitirán su progreso e integración.</w:t>
      </w:r>
    </w:p>
    <w:p w14:paraId="2C3B0FBD" w14:textId="77777777" w:rsidR="003107F4" w:rsidRPr="003C0439" w:rsidRDefault="008F2C82" w:rsidP="00706985">
      <w:pPr>
        <w:pStyle w:val="Ttulo5"/>
      </w:pPr>
      <w:bookmarkStart w:id="72" w:name="_Toc225761950"/>
      <w:r w:rsidRPr="003C0439">
        <w:t>Desarrollo de Contextos Auténticos de Aprendizaje</w:t>
      </w:r>
      <w:bookmarkEnd w:id="72"/>
    </w:p>
    <w:p w14:paraId="2C3B0FBE" w14:textId="77777777" w:rsidR="003107F4" w:rsidRPr="004E4775" w:rsidRDefault="008F2C82">
      <w:pPr>
        <w:jc w:val="both"/>
      </w:pPr>
      <w:r w:rsidRPr="004E4775">
        <w:t>En el marco del Modelo Educativo Institucional, se entenderá que los contextos son aquellos entornos reales o simulados que permiten al estudiantado involucrarse activamente en la construcción de conocimientos significativos, en relación directa con situaciones, problemáticas y desafíos propios de su entorno social, cultural, económico y territorial. Para ello el diseño de los contextos se caracterizarán por:</w:t>
      </w:r>
    </w:p>
    <w:p w14:paraId="2C3B0FBF" w14:textId="77777777" w:rsidR="003107F4" w:rsidRPr="004E4775" w:rsidRDefault="008F2C82">
      <w:pPr>
        <w:numPr>
          <w:ilvl w:val="0"/>
          <w:numId w:val="8"/>
        </w:numPr>
        <w:pBdr>
          <w:top w:val="nil"/>
          <w:left w:val="nil"/>
          <w:bottom w:val="nil"/>
          <w:right w:val="nil"/>
          <w:between w:val="nil"/>
        </w:pBdr>
        <w:spacing w:after="0"/>
        <w:jc w:val="both"/>
      </w:pPr>
      <w:r w:rsidRPr="004E4775">
        <w:t>Constituir escenarios pedagógicos deliberadamente seleccionados o construidos para promover aprendizajes significativos. Desde esta perspectiva, se espera que los contextos de aprendizaje sean auténticos, es decir, pertinentes y vinculados con experiencias reales o verosímiles, que convoquen al estudiantado a desempeñarse activamente en la resolución de problemas complejos y culturalmente relevantes.</w:t>
      </w:r>
    </w:p>
    <w:p w14:paraId="2C3B0FC0" w14:textId="77777777" w:rsidR="003107F4" w:rsidRPr="004E4775" w:rsidRDefault="008F2C82">
      <w:pPr>
        <w:numPr>
          <w:ilvl w:val="0"/>
          <w:numId w:val="8"/>
        </w:numPr>
        <w:pBdr>
          <w:top w:val="nil"/>
          <w:left w:val="nil"/>
          <w:bottom w:val="nil"/>
          <w:right w:val="nil"/>
          <w:between w:val="nil"/>
        </w:pBdr>
        <w:spacing w:after="0"/>
        <w:jc w:val="both"/>
      </w:pPr>
      <w:r w:rsidRPr="004E4775">
        <w:t>Incorporar múltiples perspectivas y saberes, tanto disciplinares como experienciales, en los que confluyen distintas identidades, trayectorias de vida y formas de interpretar el mundo, lo que enriquece el proceso formativo.</w:t>
      </w:r>
    </w:p>
    <w:p w14:paraId="2C3B0FC1" w14:textId="77777777" w:rsidR="003107F4" w:rsidRPr="004E4775" w:rsidRDefault="008F2C82">
      <w:pPr>
        <w:numPr>
          <w:ilvl w:val="0"/>
          <w:numId w:val="8"/>
        </w:numPr>
        <w:pBdr>
          <w:top w:val="nil"/>
          <w:left w:val="nil"/>
          <w:bottom w:val="nil"/>
          <w:right w:val="nil"/>
          <w:between w:val="nil"/>
        </w:pBdr>
        <w:spacing w:after="0"/>
        <w:jc w:val="both"/>
      </w:pPr>
      <w:r w:rsidRPr="004E4775">
        <w:t>Favorecer una educación inclusiva, crítica, con perspectiva de género y situada que vincula el saber académico con las realidades concretas de los territorios y comunidades donde se insertan los estudiantes.</w:t>
      </w:r>
    </w:p>
    <w:p w14:paraId="2C3B0FC2" w14:textId="77777777" w:rsidR="003107F4" w:rsidRPr="004E4775" w:rsidRDefault="008F2C82">
      <w:pPr>
        <w:numPr>
          <w:ilvl w:val="0"/>
          <w:numId w:val="8"/>
        </w:numPr>
        <w:pBdr>
          <w:top w:val="nil"/>
          <w:left w:val="nil"/>
          <w:bottom w:val="nil"/>
          <w:right w:val="nil"/>
          <w:between w:val="nil"/>
        </w:pBdr>
        <w:spacing w:after="0"/>
        <w:jc w:val="both"/>
      </w:pPr>
      <w:r w:rsidRPr="004E4775">
        <w:t>Contribuir a la excelencia académica en la perspectiva de la interacción educativa, a partir de su diversidad, complejidad e inter y multiculturalidad. El incorporar diversidad de saberes, actores y condiciones sociales, promoverá una comprensión integral del entorno, integrando la complejidad del mundo actual, para fomentar la reflexión crítica, el abordaje interdisciplinar y la toma de decisiones en escenarios inciertos o dinámicos.</w:t>
      </w:r>
    </w:p>
    <w:p w14:paraId="2C3B0FC3" w14:textId="77777777" w:rsidR="003107F4" w:rsidRPr="004E4775" w:rsidRDefault="008F2C82">
      <w:pPr>
        <w:numPr>
          <w:ilvl w:val="0"/>
          <w:numId w:val="8"/>
        </w:numPr>
        <w:pBdr>
          <w:top w:val="nil"/>
          <w:left w:val="nil"/>
          <w:bottom w:val="nil"/>
          <w:right w:val="nil"/>
          <w:between w:val="nil"/>
        </w:pBdr>
        <w:jc w:val="both"/>
      </w:pPr>
      <w:r w:rsidRPr="004E4775">
        <w:t xml:space="preserve">Incorporar una perspectiva inter y multicultural para enriquecer la experiencia formativa y favorecer el desarrollo de habilidades interculturales, la valoración del otro y el compromiso con la justicia </w:t>
      </w:r>
      <w:sdt>
        <w:sdtPr>
          <w:tag w:val="goog_rdk_160"/>
          <w:id w:val="-1678359261"/>
        </w:sdtPr>
        <w:sdtEndPr/>
        <w:sdtContent>
          <w:commentRangeStart w:id="73"/>
        </w:sdtContent>
      </w:sdt>
      <w:sdt>
        <w:sdtPr>
          <w:tag w:val="goog_rdk_161"/>
          <w:id w:val="-1321089950"/>
        </w:sdtPr>
        <w:sdtEndPr/>
        <w:sdtContent>
          <w:commentRangeStart w:id="74"/>
        </w:sdtContent>
      </w:sdt>
      <w:r w:rsidRPr="004E4775">
        <w:t>social</w:t>
      </w:r>
      <w:commentRangeEnd w:id="73"/>
      <w:r w:rsidRPr="004E4775">
        <w:rPr>
          <w:rStyle w:val="Refdecomentario"/>
          <w:sz w:val="22"/>
          <w:szCs w:val="22"/>
        </w:rPr>
        <w:commentReference w:id="73"/>
      </w:r>
      <w:commentRangeEnd w:id="74"/>
      <w:r w:rsidRPr="004E4775">
        <w:rPr>
          <w:rStyle w:val="Refdecomentario"/>
          <w:sz w:val="22"/>
          <w:szCs w:val="22"/>
        </w:rPr>
        <w:commentReference w:id="74"/>
      </w:r>
      <w:r w:rsidRPr="004E4775">
        <w:t>.</w:t>
      </w:r>
    </w:p>
    <w:p w14:paraId="2C3B0FC4" w14:textId="77777777" w:rsidR="003107F4" w:rsidRPr="004E4775" w:rsidRDefault="003107F4"/>
    <w:p w14:paraId="2C3B0FC5" w14:textId="77777777" w:rsidR="003107F4" w:rsidRPr="003C0439" w:rsidRDefault="008F2C82" w:rsidP="00706985">
      <w:pPr>
        <w:pStyle w:val="Ttulo5"/>
      </w:pPr>
      <w:bookmarkStart w:id="75" w:name="_Toc225761951"/>
      <w:r w:rsidRPr="003C0439">
        <w:t>Consolidación de un entorno territorial sustentable y sostenible del quehacer institucional</w:t>
      </w:r>
      <w:bookmarkEnd w:id="75"/>
      <w:r w:rsidRPr="003C0439">
        <w:t xml:space="preserve"> </w:t>
      </w:r>
    </w:p>
    <w:p w14:paraId="2C3B0FC6" w14:textId="77777777" w:rsidR="003107F4" w:rsidRPr="004E4775" w:rsidRDefault="008F2C82">
      <w:pPr>
        <w:jc w:val="both"/>
      </w:pPr>
      <w:r w:rsidRPr="004E4775">
        <w:t>La Universidad debe consolidar una infraestructura educativa tanto para el pregrado, el postgrado y la educación continua, que articule de manera eficiente y coherente los espacios físicos y digitales, garantizando condiciones óptimas para el aprendizaje activo, inclusivo y contextualizado que impliquen al estudiantado en la toma de decisiones y resolución de problemáticas atingentes. Para ello, este ámbito debe contemplar:</w:t>
      </w:r>
    </w:p>
    <w:p w14:paraId="2C3B0FC7" w14:textId="77777777" w:rsidR="003107F4" w:rsidRPr="004E4775" w:rsidRDefault="008F2C82">
      <w:pPr>
        <w:numPr>
          <w:ilvl w:val="0"/>
          <w:numId w:val="8"/>
        </w:numPr>
        <w:pBdr>
          <w:top w:val="nil"/>
          <w:left w:val="nil"/>
          <w:bottom w:val="nil"/>
          <w:right w:val="nil"/>
          <w:between w:val="nil"/>
        </w:pBdr>
        <w:spacing w:after="0"/>
        <w:jc w:val="both"/>
      </w:pPr>
      <w:r w:rsidRPr="004E4775">
        <w:t xml:space="preserve">Desarrollo de espacios dentro del campus, salas, laboratorios, talleres y otros espacios dentro del campus, con criterios pedagógicos, inclusivos y libre de sesgos de género, que promuevan el aprendizaje activo. </w:t>
      </w:r>
    </w:p>
    <w:p w14:paraId="2C3B0FC8" w14:textId="77777777" w:rsidR="003107F4" w:rsidRPr="004E4775" w:rsidRDefault="008F2C82">
      <w:pPr>
        <w:numPr>
          <w:ilvl w:val="0"/>
          <w:numId w:val="8"/>
        </w:numPr>
        <w:pBdr>
          <w:top w:val="nil"/>
          <w:left w:val="nil"/>
          <w:bottom w:val="nil"/>
          <w:right w:val="nil"/>
          <w:between w:val="nil"/>
        </w:pBdr>
        <w:spacing w:after="0"/>
        <w:jc w:val="both"/>
      </w:pPr>
      <w:r w:rsidRPr="004E4775">
        <w:t>Implementación de criterios de sustentabilidad y sostenibilidad en su diseño, gestión y proyección, tanto en términos medioambientales como sociales y económicos, realizando un uso eficiente de la energía y la reutilización de recursos.</w:t>
      </w:r>
    </w:p>
    <w:p w14:paraId="2C3B0FC9" w14:textId="77777777" w:rsidR="003107F4" w:rsidRPr="004E4775" w:rsidRDefault="008F2C82">
      <w:pPr>
        <w:numPr>
          <w:ilvl w:val="0"/>
          <w:numId w:val="8"/>
        </w:numPr>
        <w:pBdr>
          <w:top w:val="nil"/>
          <w:left w:val="nil"/>
          <w:bottom w:val="nil"/>
          <w:right w:val="nil"/>
          <w:between w:val="nil"/>
        </w:pBdr>
        <w:spacing w:after="0"/>
        <w:jc w:val="both"/>
      </w:pPr>
      <w:r w:rsidRPr="004E4775">
        <w:t>Criterios de accesibilidad universal tanto en el espacio físico como en el virtual.</w:t>
      </w:r>
    </w:p>
    <w:p w14:paraId="2C3B0FCA" w14:textId="77777777" w:rsidR="003107F4" w:rsidRPr="004E4775" w:rsidRDefault="008F2C82">
      <w:pPr>
        <w:numPr>
          <w:ilvl w:val="0"/>
          <w:numId w:val="8"/>
        </w:numPr>
        <w:pBdr>
          <w:top w:val="nil"/>
          <w:left w:val="nil"/>
          <w:bottom w:val="nil"/>
          <w:right w:val="nil"/>
          <w:between w:val="nil"/>
        </w:pBdr>
        <w:spacing w:after="0"/>
        <w:jc w:val="both"/>
      </w:pPr>
      <w:r w:rsidRPr="004E4775">
        <w:t>Actualización tecnológica responsable, con foco en la equidad territorial. Así, la infraestructura se convierte en un pilar estratégico del modelo educativo, capaz de responder a las exigencias del presente sin comprometer las necesidades de las generaciones futuras.</w:t>
      </w:r>
    </w:p>
    <w:p w14:paraId="2C3B0FCB" w14:textId="77777777" w:rsidR="003107F4" w:rsidRPr="004E4775" w:rsidRDefault="008F2C82">
      <w:pPr>
        <w:numPr>
          <w:ilvl w:val="0"/>
          <w:numId w:val="8"/>
        </w:numPr>
        <w:pBdr>
          <w:top w:val="nil"/>
          <w:left w:val="nil"/>
          <w:bottom w:val="nil"/>
          <w:right w:val="nil"/>
          <w:between w:val="nil"/>
        </w:pBdr>
        <w:spacing w:after="0"/>
        <w:jc w:val="both"/>
      </w:pPr>
      <w:r w:rsidRPr="004E4775">
        <w:t xml:space="preserve">Sostenibilidad ambiental, como eje central en la gestión de la infraestructura institucional. Esto se traduce en la implementación de políticas y prácticas que minimicen el impacto ecológico de las operaciones universitarias. Para ello se priorizará el uso eficiente de los recursos naturales, promoviendo iniciativas de eficiencia energética en edificaciones y sistemas, la gestión responsable del agua, y la reducción, reutilización y reciclaje de residuos. </w:t>
      </w:r>
    </w:p>
    <w:p w14:paraId="2C3B0FCC" w14:textId="77777777" w:rsidR="003107F4" w:rsidRPr="004E4775" w:rsidRDefault="008F2C82">
      <w:pPr>
        <w:numPr>
          <w:ilvl w:val="0"/>
          <w:numId w:val="8"/>
        </w:numPr>
        <w:pBdr>
          <w:top w:val="nil"/>
          <w:left w:val="nil"/>
          <w:bottom w:val="nil"/>
          <w:right w:val="nil"/>
          <w:between w:val="nil"/>
        </w:pBdr>
        <w:spacing w:after="0"/>
        <w:jc w:val="both"/>
      </w:pPr>
      <w:r w:rsidRPr="004E4775">
        <w:t>Asimismo, se impulsará la incorporación de energías renovables y la adecuada mantención de áreas verdes y espacios biodiversos dentro del campus, contribuyendo a la mitigación del cambio climático y a la creación de un entorno saludable para la comunidad. Se pretende que la infraestructura no solo cumpla su función educativa, sino que también sea un modelo de respeto y cuidado ambiental, ejemplificando y extendiendo estas prácticas a su modelo formativo.</w:t>
      </w:r>
    </w:p>
    <w:p w14:paraId="2C3B0FCD" w14:textId="77777777" w:rsidR="003107F4" w:rsidRPr="004E4775" w:rsidRDefault="00931B9B">
      <w:pPr>
        <w:numPr>
          <w:ilvl w:val="0"/>
          <w:numId w:val="8"/>
        </w:numPr>
        <w:pBdr>
          <w:top w:val="nil"/>
          <w:left w:val="nil"/>
          <w:bottom w:val="nil"/>
          <w:right w:val="nil"/>
          <w:between w:val="nil"/>
        </w:pBdr>
        <w:jc w:val="both"/>
      </w:pPr>
      <w:sdt>
        <w:sdtPr>
          <w:tag w:val="goog_rdk_162"/>
          <w:id w:val="91925984"/>
        </w:sdtPr>
        <w:sdtEndPr/>
        <w:sdtContent/>
      </w:sdt>
      <w:r w:rsidR="008F2C82" w:rsidRPr="004E4775">
        <w:t xml:space="preserve">Este enfoque se extiende a los servicios complementarios, donde las instalaciones para la recreación, el deporte y la convivencia deben ser parte integral del modelo universitario, reconociendo su rol fundamental en el desarrollo integral de la comunidad. La articulación de estos elementos busca optimizar la experiencia educativa, creando un ambiente enriquecedor que trascienda los límites tradicionales del aula. </w:t>
      </w:r>
    </w:p>
    <w:p w14:paraId="2C3B0FCE" w14:textId="77777777" w:rsidR="003107F4" w:rsidRPr="003C0439" w:rsidRDefault="008F2C82" w:rsidP="00706985">
      <w:pPr>
        <w:pStyle w:val="Ttulo5"/>
      </w:pPr>
      <w:bookmarkStart w:id="76" w:name="_Toc225761952"/>
      <w:r w:rsidRPr="003C0439">
        <w:t>Ecosistema articulado entre el espacio físico y virtual</w:t>
      </w:r>
      <w:bookmarkEnd w:id="76"/>
    </w:p>
    <w:p w14:paraId="2C3B0FCF" w14:textId="77777777" w:rsidR="003107F4" w:rsidRPr="004E4775" w:rsidRDefault="008F2C82">
      <w:pPr>
        <w:jc w:val="both"/>
      </w:pPr>
      <w:r w:rsidRPr="004E4775">
        <w:t>La visión de un "Campus Formador" se materializa en un ecosistema integrado que articula de manera sinérgica el espacio físico y el virtual. En esta perspectiva se fomentará:</w:t>
      </w:r>
    </w:p>
    <w:p w14:paraId="2C3B0FD0" w14:textId="77777777" w:rsidR="003107F4" w:rsidRPr="004E4775" w:rsidRDefault="008F2C82">
      <w:pPr>
        <w:numPr>
          <w:ilvl w:val="0"/>
          <w:numId w:val="8"/>
        </w:numPr>
        <w:pBdr>
          <w:top w:val="nil"/>
          <w:left w:val="nil"/>
          <w:bottom w:val="nil"/>
          <w:right w:val="nil"/>
          <w:between w:val="nil"/>
        </w:pBdr>
        <w:spacing w:after="0"/>
        <w:jc w:val="both"/>
      </w:pPr>
      <w:r w:rsidRPr="004E4775">
        <w:t xml:space="preserve">El diseño de aulas inclusivas que propicien la participación de todos el estudiantado junto con la creación de entornos virtuales dinámicos que promuevan el aprendizaje autónomo y colaborativo, y la incorporación de tecnologías que habiliten la interacción y la innovación pedagógica. </w:t>
      </w:r>
    </w:p>
    <w:p w14:paraId="2C3B0FD1" w14:textId="77777777" w:rsidR="003107F4" w:rsidRPr="004E4775" w:rsidRDefault="008F2C82">
      <w:pPr>
        <w:numPr>
          <w:ilvl w:val="0"/>
          <w:numId w:val="8"/>
        </w:numPr>
        <w:pBdr>
          <w:top w:val="nil"/>
          <w:left w:val="nil"/>
          <w:bottom w:val="nil"/>
          <w:right w:val="nil"/>
          <w:between w:val="nil"/>
        </w:pBdr>
        <w:spacing w:after="0"/>
        <w:jc w:val="both"/>
      </w:pPr>
      <w:r w:rsidRPr="004E4775">
        <w:t xml:space="preserve">Contar con altos estándares de conectividad, accesibilidad, ciberseguridad y </w:t>
      </w:r>
      <w:sdt>
        <w:sdtPr>
          <w:tag w:val="goog_rdk_163"/>
          <w:id w:val="-1182407133"/>
        </w:sdtPr>
        <w:sdtEndPr/>
        <w:sdtContent/>
      </w:sdt>
      <w:sdt>
        <w:sdtPr>
          <w:tag w:val="goog_rdk_164"/>
          <w:id w:val="-1942591620"/>
        </w:sdtPr>
        <w:sdtEndPr/>
        <w:sdtContent/>
      </w:sdt>
      <w:r w:rsidRPr="004E4775">
        <w:t xml:space="preserve">mantención, considerando que la infraestructura tecnológica es un componente crítico para el desarrollo del quehacer universitario. Esto implica asegurar una red de alta velocidad y cobertura universal en todo el campus, permitiendo un acceso fluido a plataformas virtuales, recursos digitales y herramientas de colaboración. </w:t>
      </w:r>
    </w:p>
    <w:p w14:paraId="2C3B0FD2" w14:textId="77777777" w:rsidR="003107F4" w:rsidRPr="004E4775" w:rsidRDefault="008F2C82">
      <w:pPr>
        <w:numPr>
          <w:ilvl w:val="0"/>
          <w:numId w:val="8"/>
        </w:numPr>
        <w:pBdr>
          <w:top w:val="nil"/>
          <w:left w:val="nil"/>
          <w:bottom w:val="nil"/>
          <w:right w:val="nil"/>
          <w:between w:val="nil"/>
        </w:pBdr>
        <w:spacing w:after="0"/>
        <w:jc w:val="both"/>
      </w:pPr>
      <w:r w:rsidRPr="004E4775">
        <w:t xml:space="preserve">Asegurar la accesibilidad tecnológica para garantizar que toda la comunidad pueda utilizar plena y autónomamente los recursos digitales. </w:t>
      </w:r>
    </w:p>
    <w:p w14:paraId="2C3B0FD3" w14:textId="77777777" w:rsidR="003107F4" w:rsidRPr="004E4775" w:rsidRDefault="008F2C82">
      <w:pPr>
        <w:numPr>
          <w:ilvl w:val="0"/>
          <w:numId w:val="8"/>
        </w:numPr>
        <w:pBdr>
          <w:top w:val="nil"/>
          <w:left w:val="nil"/>
          <w:bottom w:val="nil"/>
          <w:right w:val="nil"/>
          <w:between w:val="nil"/>
        </w:pBdr>
        <w:spacing w:after="0"/>
        <w:jc w:val="both"/>
      </w:pPr>
      <w:r w:rsidRPr="004E4775">
        <w:t>Mantención proactiva y actualizada de esta infraestructura para garantizar su fiabilidad, seguridad y operatividad continua, adaptándose a las innovaciones y demandas tecnológicas para sostener un aprendizaje ininterrumpido y de vanguardia.</w:t>
      </w:r>
    </w:p>
    <w:p w14:paraId="2C3B0FD4" w14:textId="77777777" w:rsidR="003107F4" w:rsidRPr="004E4775" w:rsidRDefault="008F2C82">
      <w:pPr>
        <w:numPr>
          <w:ilvl w:val="0"/>
          <w:numId w:val="8"/>
        </w:numPr>
        <w:pBdr>
          <w:top w:val="nil"/>
          <w:left w:val="nil"/>
          <w:bottom w:val="nil"/>
          <w:right w:val="nil"/>
          <w:between w:val="nil"/>
        </w:pBdr>
        <w:spacing w:after="0"/>
        <w:jc w:val="both"/>
      </w:pPr>
      <w:r w:rsidRPr="004E4775">
        <w:t xml:space="preserve">La consolidación del Campus Virtual como un entorno educativo accesible e intencionado pedagógicamente, que garantice una experiencia formativa de calidad en las modalidades presencial, híbrida y a distancia. Para ello, es necesario avanzar en su diseño como un espacio coherente con el modelo educativo institucional, que favorezca la interacción significativa entre docentes y estudiantes, la personalización del aprendizaje y el uso de recursos y herramientas didácticas efectivas. </w:t>
      </w:r>
    </w:p>
    <w:p w14:paraId="2C3B0FD5" w14:textId="77777777" w:rsidR="003107F4" w:rsidRPr="004E4775" w:rsidRDefault="008F2C82">
      <w:pPr>
        <w:numPr>
          <w:ilvl w:val="0"/>
          <w:numId w:val="8"/>
        </w:numPr>
        <w:pBdr>
          <w:top w:val="nil"/>
          <w:left w:val="nil"/>
          <w:bottom w:val="nil"/>
          <w:right w:val="nil"/>
          <w:between w:val="nil"/>
        </w:pBdr>
        <w:jc w:val="both"/>
      </w:pPr>
      <w:r w:rsidRPr="004E4775">
        <w:t>Contar con soporte técnico permanente para un entorno virtual robusto, capacitación docente continua y una interfaz amigable que facilite la navegación, la planificación de cursos y el seguimiento del progreso académico.</w:t>
      </w:r>
    </w:p>
    <w:p w14:paraId="2C3B0FD6" w14:textId="77777777" w:rsidR="003107F4" w:rsidRPr="003C0439" w:rsidRDefault="008F2C82" w:rsidP="00706985">
      <w:pPr>
        <w:pStyle w:val="Ttulo5"/>
      </w:pPr>
      <w:bookmarkStart w:id="77" w:name="_Toc225761953"/>
      <w:r w:rsidRPr="003C0439">
        <w:t>Desarrollo de recursos digitales abiertos y certificables</w:t>
      </w:r>
      <w:bookmarkEnd w:id="77"/>
    </w:p>
    <w:p w14:paraId="2C3B0FD7" w14:textId="77777777" w:rsidR="003107F4" w:rsidRPr="004E4775" w:rsidRDefault="008F2C82">
      <w:pPr>
        <w:jc w:val="both"/>
      </w:pPr>
      <w:r w:rsidRPr="004E4775">
        <w:t>Con el propósito de ampliar el alcance de la oferta formativa, fomentar el aprendizaje autónomo y flexible y posicionar el quehacer académico en redes de colaboración nacional e internacional, la Universidad promoverá:</w:t>
      </w:r>
    </w:p>
    <w:p w14:paraId="2C3B0FD8" w14:textId="77777777" w:rsidR="003107F4" w:rsidRPr="004E4775" w:rsidRDefault="008F2C82">
      <w:pPr>
        <w:numPr>
          <w:ilvl w:val="0"/>
          <w:numId w:val="8"/>
        </w:numPr>
        <w:pBdr>
          <w:top w:val="nil"/>
          <w:left w:val="nil"/>
          <w:bottom w:val="nil"/>
          <w:right w:val="nil"/>
          <w:between w:val="nil"/>
        </w:pBdr>
        <w:spacing w:after="0"/>
        <w:jc w:val="both"/>
      </w:pPr>
      <w:r w:rsidRPr="004E4775">
        <w:t xml:space="preserve">La creación y difusión de cursos y recursos digitales abiertos, como MOOC (Cursos Masivos Abiertos en Línea), </w:t>
      </w:r>
    </w:p>
    <w:p w14:paraId="2C3B0FD9" w14:textId="77777777" w:rsidR="003107F4" w:rsidRPr="004E4775" w:rsidRDefault="008F2C82">
      <w:pPr>
        <w:numPr>
          <w:ilvl w:val="0"/>
          <w:numId w:val="8"/>
        </w:numPr>
        <w:pBdr>
          <w:top w:val="nil"/>
          <w:left w:val="nil"/>
          <w:bottom w:val="nil"/>
          <w:right w:val="nil"/>
          <w:between w:val="nil"/>
        </w:pBdr>
        <w:spacing w:after="0"/>
        <w:jc w:val="both"/>
      </w:pPr>
      <w:r w:rsidRPr="004E4775">
        <w:t xml:space="preserve">La creación de materiales educativos de libre acceso (OER), </w:t>
      </w:r>
    </w:p>
    <w:p w14:paraId="2C3B0FDA" w14:textId="77777777" w:rsidR="003107F4" w:rsidRPr="004E4775" w:rsidRDefault="008F2C82">
      <w:pPr>
        <w:numPr>
          <w:ilvl w:val="0"/>
          <w:numId w:val="8"/>
        </w:numPr>
        <w:pBdr>
          <w:top w:val="nil"/>
          <w:left w:val="nil"/>
          <w:bottom w:val="nil"/>
          <w:right w:val="nil"/>
          <w:between w:val="nil"/>
        </w:pBdr>
        <w:spacing w:after="0"/>
        <w:jc w:val="both"/>
      </w:pPr>
      <w:r w:rsidRPr="004E4775">
        <w:t xml:space="preserve">El desarrollo de microcredenciales que certifiquen competencias específicas. </w:t>
      </w:r>
    </w:p>
    <w:p w14:paraId="2C3B0FDB" w14:textId="77777777" w:rsidR="003107F4" w:rsidRPr="004E4775" w:rsidRDefault="008F2C82">
      <w:pPr>
        <w:numPr>
          <w:ilvl w:val="0"/>
          <w:numId w:val="8"/>
        </w:numPr>
        <w:pBdr>
          <w:top w:val="nil"/>
          <w:left w:val="nil"/>
          <w:bottom w:val="nil"/>
          <w:right w:val="nil"/>
          <w:between w:val="nil"/>
        </w:pBdr>
        <w:jc w:val="both"/>
      </w:pPr>
      <w:r w:rsidRPr="004E4775">
        <w:t>La producción de recursos educativos abiertos (REA) por parte de docentes y estudiantes, como una estrategia para fortalecer la participación académica, la innovación pedagógica y la difusión del conocimiento, alineados con las iniciativas de Ciencia Abierta impulsada por InES (Proyecto de Innovación en Educación Superior (InES) Ciencia Abierta USACH. https://vriic.usach.cl/index.php/proyecto-ines-ciencia-abierta/).</w:t>
      </w:r>
    </w:p>
    <w:p w14:paraId="2C3B0FDC" w14:textId="77777777" w:rsidR="003107F4" w:rsidRPr="004E4775" w:rsidRDefault="008F2C82">
      <w:pPr>
        <w:jc w:val="both"/>
      </w:pPr>
      <w:r w:rsidRPr="004E4775">
        <w:t>El desarrollo de estas iniciativas debe alinearse con estándares de calidad, accesibilidad y reconocimiento global, contribuyendo así a la democratización del conocimiento y a la vinculación con diversos públicos, buscando sensibilizar sus aproximaciones académicas y profesionales con las necesidades de la comunidad universitaria y del entorno.</w:t>
      </w:r>
    </w:p>
    <w:p w14:paraId="2C3B0FDD" w14:textId="77777777" w:rsidR="003107F4" w:rsidRPr="003C0439" w:rsidRDefault="008F2C82" w:rsidP="00682808">
      <w:pPr>
        <w:pStyle w:val="Ttulo5"/>
      </w:pPr>
      <w:bookmarkStart w:id="78" w:name="_Toc225761954"/>
      <w:r w:rsidRPr="003C0439">
        <w:t>Accesibilidad y Equidad en el Acceso</w:t>
      </w:r>
      <w:bookmarkEnd w:id="78"/>
    </w:p>
    <w:p w14:paraId="2C3B0FDE" w14:textId="77777777" w:rsidR="003107F4" w:rsidRPr="004E4775" w:rsidRDefault="008F2C82">
      <w:pPr>
        <w:jc w:val="both"/>
      </w:pPr>
      <w:r w:rsidRPr="004E4775">
        <w:t>La Universidad de Santiago de Chile desde el Departamento de Inclusión y Derecho a la Diferencia fortalecerá el Programa de Acompañamiento a las Trayectorias Educativas, que tiene por objetivo disminuir las barreras que existen en el contexto universitario para el estudiantado con discapacidad y/o neurodivergencia. Para llevarlo a cabo:</w:t>
      </w:r>
    </w:p>
    <w:p w14:paraId="2C3B0FDF" w14:textId="77777777" w:rsidR="003107F4" w:rsidRPr="004E4775" w:rsidRDefault="008F2C82">
      <w:pPr>
        <w:numPr>
          <w:ilvl w:val="0"/>
          <w:numId w:val="8"/>
        </w:numPr>
        <w:pBdr>
          <w:top w:val="nil"/>
          <w:left w:val="nil"/>
          <w:bottom w:val="nil"/>
          <w:right w:val="nil"/>
          <w:between w:val="nil"/>
        </w:pBdr>
        <w:spacing w:after="0"/>
        <w:jc w:val="both"/>
      </w:pPr>
      <w:r w:rsidRPr="004E4775">
        <w:t xml:space="preserve">Se consolidará el trabajo directo con el estudiantado vinculado, a través de planes de trabajo que contribuyan a la disminución de dichas barreras. </w:t>
      </w:r>
    </w:p>
    <w:p w14:paraId="2C3B0FE0" w14:textId="77777777" w:rsidR="003107F4" w:rsidRPr="004E4775" w:rsidRDefault="008F2C82">
      <w:pPr>
        <w:numPr>
          <w:ilvl w:val="0"/>
          <w:numId w:val="8"/>
        </w:numPr>
        <w:pBdr>
          <w:top w:val="nil"/>
          <w:left w:val="nil"/>
          <w:bottom w:val="nil"/>
          <w:right w:val="nil"/>
          <w:between w:val="nil"/>
        </w:pBdr>
        <w:spacing w:after="0"/>
        <w:jc w:val="both"/>
      </w:pPr>
      <w:r w:rsidRPr="004E4775">
        <w:t>Así mismo se fortalecerá el apoyo a estudiantes que lo requieran con asistencias personales, adaptación de material, interpretación en Lengua de Señas chilena y tutorías académicas para favorecer su participación universitaria.</w:t>
      </w:r>
    </w:p>
    <w:p w14:paraId="2C3B0FE1" w14:textId="77777777" w:rsidR="003107F4" w:rsidRPr="004E4775" w:rsidRDefault="008F2C82">
      <w:pPr>
        <w:numPr>
          <w:ilvl w:val="0"/>
          <w:numId w:val="8"/>
        </w:numPr>
        <w:pBdr>
          <w:top w:val="nil"/>
          <w:left w:val="nil"/>
          <w:bottom w:val="nil"/>
          <w:right w:val="nil"/>
          <w:between w:val="nil"/>
        </w:pBdr>
        <w:spacing w:after="0"/>
        <w:jc w:val="both"/>
      </w:pPr>
      <w:r w:rsidRPr="004E4775">
        <w:t xml:space="preserve">Estas estrategias son complementarias a acciones formativas para el cuerpo docente. Estas instancias están orientadas a la diversificación de estrategias de enseñanza en la implementación de ajustes razonables. Si bien no se aborda explícitamente el Diseño universal de aprendizaje, las herramientas entregadas son consistentes con el objetivo que todo el estudiantado pueda aprender de manera efectiva con estrategias flexibles y pertinentes.  </w:t>
      </w:r>
    </w:p>
    <w:p w14:paraId="2C3B0FE2" w14:textId="77777777" w:rsidR="003107F4" w:rsidRPr="004E4775" w:rsidRDefault="008F2C82">
      <w:pPr>
        <w:numPr>
          <w:ilvl w:val="0"/>
          <w:numId w:val="8"/>
        </w:numPr>
        <w:pBdr>
          <w:top w:val="nil"/>
          <w:left w:val="nil"/>
          <w:bottom w:val="nil"/>
          <w:right w:val="nil"/>
          <w:between w:val="nil"/>
        </w:pBdr>
        <w:jc w:val="both"/>
      </w:pPr>
      <w:r w:rsidRPr="004E4775">
        <w:t xml:space="preserve">Respondiendo a lo mandatado por la ley 20.422 la universidad cuenta con una vía de acceso inclusivo que cuenta con una oferta de cupos que permiten el acceso directo a los programas de pregrado que imparte la universidad. </w:t>
      </w:r>
    </w:p>
    <w:p w14:paraId="2C3B0FE3" w14:textId="77777777" w:rsidR="003107F4" w:rsidRPr="003C0439" w:rsidRDefault="008F2C82" w:rsidP="00682808">
      <w:pPr>
        <w:pStyle w:val="Ttulo5"/>
      </w:pPr>
      <w:bookmarkStart w:id="79" w:name="_Toc225761955"/>
      <w:r w:rsidRPr="003C0439">
        <w:t>Articulación de la investigación con los entornos virtuales y recursos digitales</w:t>
      </w:r>
      <w:bookmarkEnd w:id="79"/>
    </w:p>
    <w:p w14:paraId="2C3B0FE4" w14:textId="77777777" w:rsidR="003107F4" w:rsidRPr="004E4775" w:rsidRDefault="008F2C82">
      <w:pPr>
        <w:jc w:val="both"/>
      </w:pPr>
      <w:r w:rsidRPr="004E4775">
        <w:t xml:space="preserve">La investigación se erige como un pilar importante del modelo educativo, trascendiendo la producción de conocimiento para convertirse en una fuerza transformadora al servicio de la sociedad. Enmarcada en el eje de contextos, recursos y tecnologías, la actividad investigativa se impulsa desde una profunda comprensión de los desafíos locales, fortaleciendo su vinculación con el territorio. Para ello, la investigación contará: </w:t>
      </w:r>
    </w:p>
    <w:p w14:paraId="2C3B0FE5" w14:textId="77777777" w:rsidR="003107F4" w:rsidRPr="004E4775" w:rsidRDefault="008F2C82">
      <w:pPr>
        <w:numPr>
          <w:ilvl w:val="0"/>
          <w:numId w:val="8"/>
        </w:numPr>
        <w:pBdr>
          <w:top w:val="nil"/>
          <w:left w:val="nil"/>
          <w:bottom w:val="nil"/>
          <w:right w:val="nil"/>
          <w:between w:val="nil"/>
        </w:pBdr>
        <w:jc w:val="both"/>
      </w:pPr>
      <w:r w:rsidRPr="004E4775">
        <w:t>Fortalecimiento tanto del uso como la capacidad y cantidad de recursos tecnológicos avanzados, incluyendo bases de datos especializadas, software de análisis de datos (cuantitativo y cualitativo), plataformas para la gestión de referencias bibliográficas, herramientas de colaboración en línea además de las capacidades que ofrece el campus y el entorno virtual para la recolección de datos, la experimentación virtual, la modelación, la simulación y la difusión del conocimiento a escala global.</w:t>
      </w:r>
    </w:p>
    <w:p w14:paraId="2C3B0FE6" w14:textId="77777777" w:rsidR="003107F4" w:rsidRPr="003C0439" w:rsidRDefault="008F2C82" w:rsidP="00682808">
      <w:pPr>
        <w:pStyle w:val="Ttulo5"/>
      </w:pPr>
      <w:bookmarkStart w:id="80" w:name="_Toc225761956"/>
      <w:r w:rsidRPr="003C0439">
        <w:t>Integración de la Inteligencia Artificial en el Modelo Educativo Institucional</w:t>
      </w:r>
      <w:bookmarkEnd w:id="80"/>
    </w:p>
    <w:p w14:paraId="2C3B0FE7" w14:textId="77777777" w:rsidR="003107F4" w:rsidRPr="004E4775" w:rsidRDefault="008F2C82">
      <w:pPr>
        <w:jc w:val="both"/>
      </w:pPr>
      <w:r w:rsidRPr="004E4775">
        <w:t xml:space="preserve">El modelo educativo institucional, en su compromiso con la vanguardia pedagógica y la excelencia académica, explorará y promoverá </w:t>
      </w:r>
      <w:sdt>
        <w:sdtPr>
          <w:tag w:val="goog_rdk_165"/>
          <w:id w:val="534990852"/>
        </w:sdtPr>
        <w:sdtEndPr/>
        <w:sdtContent/>
      </w:sdt>
      <w:sdt>
        <w:sdtPr>
          <w:tag w:val="goog_rdk_166"/>
          <w:id w:val="-598708203"/>
        </w:sdtPr>
        <w:sdtEndPr/>
        <w:sdtContent/>
      </w:sdt>
      <w:r w:rsidRPr="004E4775">
        <w:t>activamente el desarrollo e integración de la Inteligencia Artificial (IA) como un recurso fundamental para potenciar el proceso de enseñanza-aprendizaje. Para avanzar en esta perspectiva, a nivel institucional se propiciará:</w:t>
      </w:r>
    </w:p>
    <w:p w14:paraId="2C3B0FE8" w14:textId="77777777" w:rsidR="003107F4" w:rsidRPr="004E4775" w:rsidRDefault="008F2C82">
      <w:pPr>
        <w:numPr>
          <w:ilvl w:val="0"/>
          <w:numId w:val="8"/>
        </w:numPr>
        <w:pBdr>
          <w:top w:val="nil"/>
          <w:left w:val="nil"/>
          <w:bottom w:val="nil"/>
          <w:right w:val="nil"/>
          <w:between w:val="nil"/>
        </w:pBdr>
        <w:spacing w:after="0"/>
        <w:jc w:val="both"/>
      </w:pPr>
      <w:r w:rsidRPr="004E4775">
        <w:t xml:space="preserve">El uso de la IA en múltiples facetas: desde la personalización del aprendizaje a través de sistemas adaptativos que identifiquen las necesidades individuales de cada estudiante y ofrezcan itinerarios formativos personalizados, hasta la optimización de la docencia mediante herramientas que asistan al profesorado en el diseño de actividades, la retroalimentación formativa y la gestión eficiente de los cursos. </w:t>
      </w:r>
    </w:p>
    <w:p w14:paraId="2C3B0FE9" w14:textId="77777777" w:rsidR="003107F4" w:rsidRPr="004E4775" w:rsidRDefault="008F2C82">
      <w:pPr>
        <w:numPr>
          <w:ilvl w:val="0"/>
          <w:numId w:val="8"/>
        </w:numPr>
        <w:pBdr>
          <w:top w:val="nil"/>
          <w:left w:val="nil"/>
          <w:bottom w:val="nil"/>
          <w:right w:val="nil"/>
          <w:between w:val="nil"/>
        </w:pBdr>
        <w:spacing w:after="0"/>
        <w:jc w:val="both"/>
      </w:pPr>
      <w:r w:rsidRPr="004E4775">
        <w:t xml:space="preserve">Fomentar la creación de contenidos educativos innovadores basados en IA, incluyendo asistentes virtuales, simulaciones interactivas y herramientas de co-creación, que enriquezcan las experiencias de aprendizaje y preparación profesional. </w:t>
      </w:r>
    </w:p>
    <w:p w14:paraId="2C3B0FEA" w14:textId="5B4D22A9" w:rsidR="003107F4" w:rsidRPr="004E4775" w:rsidRDefault="008F2C82">
      <w:pPr>
        <w:numPr>
          <w:ilvl w:val="0"/>
          <w:numId w:val="8"/>
        </w:numPr>
        <w:pBdr>
          <w:top w:val="nil"/>
          <w:left w:val="nil"/>
          <w:bottom w:val="nil"/>
          <w:right w:val="nil"/>
          <w:between w:val="nil"/>
        </w:pBdr>
        <w:spacing w:after="0"/>
        <w:jc w:val="both"/>
      </w:pPr>
      <w:r w:rsidRPr="004E4775">
        <w:t xml:space="preserve">El desarrollo de la IA enmarcada en una comprensión contextualizada de sus implicaciones, </w:t>
      </w:r>
      <w:sdt>
        <w:sdtPr>
          <w:tag w:val="goog_rdk_167"/>
          <w:id w:val="36737693"/>
        </w:sdtPr>
        <w:sdtEndPr/>
        <w:sdtContent/>
      </w:sdt>
      <w:sdt>
        <w:sdtPr>
          <w:tag w:val="goog_rdk_168"/>
          <w:id w:val="-1642611129"/>
        </w:sdtPr>
        <w:sdtEndPr/>
        <w:sdtContent/>
      </w:sdt>
      <w:r w:rsidRPr="004E4775">
        <w:t xml:space="preserve">promoviendo el </w:t>
      </w:r>
      <w:r w:rsidR="00D417C1">
        <w:t xml:space="preserve">uso ético </w:t>
      </w:r>
      <w:r w:rsidR="00A57C6E">
        <w:t xml:space="preserve">y </w:t>
      </w:r>
      <w:r w:rsidRPr="004E4775">
        <w:t xml:space="preserve">pensamiento crítico sobre su uso y aplicaciones, velando siempre que su impacto beneficie a la sociedad, como pilar fundamental. </w:t>
      </w:r>
    </w:p>
    <w:p w14:paraId="2C3B0FEB" w14:textId="77777777" w:rsidR="003107F4" w:rsidRDefault="008F2C82">
      <w:pPr>
        <w:numPr>
          <w:ilvl w:val="0"/>
          <w:numId w:val="8"/>
        </w:numPr>
        <w:pBdr>
          <w:top w:val="nil"/>
          <w:left w:val="nil"/>
          <w:bottom w:val="nil"/>
          <w:right w:val="nil"/>
          <w:between w:val="nil"/>
        </w:pBdr>
        <w:jc w:val="both"/>
      </w:pPr>
      <w:r w:rsidRPr="004E4775">
        <w:t>La creación de una política institucional de IA alineada con los más altos estándares éticos nacionales e internacionales, garantizando la transparencia, la equidad y la protección de datos, buscando que su implementación complemente y realce la interacción humana, fortaleciendo el rol insustituible del docente y el desarrollo integral del estudiante.</w:t>
      </w:r>
    </w:p>
    <w:p w14:paraId="6E104DF6" w14:textId="4A39C0E7" w:rsidR="00970BA6" w:rsidRDefault="00970BA6" w:rsidP="00970BA6">
      <w:pPr>
        <w:pStyle w:val="Descripcin"/>
        <w:keepNext/>
        <w:jc w:val="both"/>
      </w:pPr>
      <w:bookmarkStart w:id="81" w:name="_Toc225762018"/>
      <w:r>
        <w:t xml:space="preserve">Ilustración </w:t>
      </w:r>
      <w:r w:rsidR="00652774">
        <w:t>9</w:t>
      </w:r>
      <w:r>
        <w:t xml:space="preserve">. </w:t>
      </w:r>
      <w:r w:rsidRPr="00FF42B5">
        <w:t>Relación entre Pilares y Componentes</w:t>
      </w:r>
      <w:bookmarkEnd w:id="81"/>
    </w:p>
    <w:p w14:paraId="2C3B0FEC" w14:textId="77777777" w:rsidR="003107F4" w:rsidRPr="004E4775" w:rsidRDefault="008B371B">
      <w:pPr>
        <w:jc w:val="both"/>
      </w:pPr>
      <w:r w:rsidRPr="008B371B">
        <w:rPr>
          <w:noProof/>
        </w:rPr>
        <w:drawing>
          <wp:inline distT="0" distB="0" distL="0" distR="0" wp14:anchorId="3ECFB0CC" wp14:editId="687518C4">
            <wp:extent cx="5442585" cy="3187186"/>
            <wp:effectExtent l="0" t="0" r="5715" b="0"/>
            <wp:docPr id="708965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65534" name=""/>
                    <pic:cNvPicPr/>
                  </pic:nvPicPr>
                  <pic:blipFill rotWithShape="1">
                    <a:blip r:embed="rId21"/>
                    <a:srcRect l="1130" t="1887" r="1863" b="3205"/>
                    <a:stretch>
                      <a:fillRect/>
                    </a:stretch>
                  </pic:blipFill>
                  <pic:spPr bwMode="auto">
                    <a:xfrm>
                      <a:off x="0" y="0"/>
                      <a:ext cx="5444113" cy="3188081"/>
                    </a:xfrm>
                    <a:prstGeom prst="rect">
                      <a:avLst/>
                    </a:prstGeom>
                    <a:ln>
                      <a:noFill/>
                    </a:ln>
                    <a:extLst>
                      <a:ext uri="{53640926-AAD7-44D8-BBD7-CCE9431645EC}">
                        <a14:shadowObscured xmlns:a14="http://schemas.microsoft.com/office/drawing/2010/main"/>
                      </a:ext>
                    </a:extLst>
                  </pic:spPr>
                </pic:pic>
              </a:graphicData>
            </a:graphic>
          </wp:inline>
        </w:drawing>
      </w:r>
    </w:p>
    <w:p w14:paraId="2C3B0FF0" w14:textId="77777777" w:rsidR="003107F4" w:rsidRPr="004E4775" w:rsidRDefault="003107F4">
      <w:pPr>
        <w:jc w:val="both"/>
      </w:pPr>
    </w:p>
    <w:p w14:paraId="5D57FD34" w14:textId="77777777" w:rsidR="00682808" w:rsidRDefault="00682808">
      <w:pPr>
        <w:rPr>
          <w:rFonts w:ascii="Play" w:eastAsia="Play" w:hAnsi="Play" w:cs="Play"/>
          <w:color w:val="0F4761"/>
          <w:sz w:val="28"/>
          <w:szCs w:val="28"/>
        </w:rPr>
      </w:pPr>
      <w:r>
        <w:br w:type="page"/>
      </w:r>
    </w:p>
    <w:p w14:paraId="0C9E72DB" w14:textId="7F6B959F" w:rsidR="004E2656" w:rsidRPr="003C0439" w:rsidRDefault="00846223" w:rsidP="003C0439">
      <w:pPr>
        <w:pStyle w:val="Ttulo1"/>
      </w:pPr>
      <w:bookmarkStart w:id="82" w:name="_Toc225761957"/>
      <w:r w:rsidRPr="003C0439">
        <w:t xml:space="preserve">Relación </w:t>
      </w:r>
      <w:r w:rsidR="00BF3F35" w:rsidRPr="003C0439">
        <w:t xml:space="preserve">entre el </w:t>
      </w:r>
      <w:r w:rsidRPr="003C0439">
        <w:t>M</w:t>
      </w:r>
      <w:r w:rsidR="00BF3F35" w:rsidRPr="003C0439">
        <w:t xml:space="preserve">odelo </w:t>
      </w:r>
      <w:r w:rsidRPr="003C0439">
        <w:t>E</w:t>
      </w:r>
      <w:r w:rsidR="00BF3F35" w:rsidRPr="003C0439">
        <w:t xml:space="preserve">ducativo </w:t>
      </w:r>
      <w:r w:rsidR="00541AB4" w:rsidRPr="003C0439">
        <w:t>Institucional y</w:t>
      </w:r>
      <w:r w:rsidRPr="003C0439">
        <w:t xml:space="preserve"> Plan de Desarrollo Institucional</w:t>
      </w:r>
      <w:bookmarkEnd w:id="82"/>
    </w:p>
    <w:p w14:paraId="4464732A" w14:textId="08E86E04" w:rsidR="00142583" w:rsidRDefault="00DC242B" w:rsidP="000A670D">
      <w:pPr>
        <w:jc w:val="both"/>
      </w:pPr>
      <w:r w:rsidRPr="00DC242B">
        <w:t>El Modelo Educativo Institucional (MEI) y el Plan de Desarrollo Institucional (PLADEI) son instrumentos rectores fundamentales que, desde enfoques</w:t>
      </w:r>
      <w:r w:rsidR="00E13BE5">
        <w:t xml:space="preserve"> complementarios</w:t>
      </w:r>
      <w:r w:rsidRPr="00DC242B">
        <w:t xml:space="preserve">, niveles de acción y ámbitos de aplicación, orientan el quehacer universitario. Ambos se articulan en torno a una misión y visión compartidas, consolidando un alineamiento estratégico que fortalece la coherencia institucional y proyecta una universidad socialmente comprometida, inclusiva y pertinente a los desafíos de su entorno. </w:t>
      </w:r>
    </w:p>
    <w:p w14:paraId="722882AA" w14:textId="4ED72A01" w:rsidR="00142583" w:rsidRDefault="00142583" w:rsidP="000A670D">
      <w:pPr>
        <w:jc w:val="both"/>
      </w:pPr>
      <w:r w:rsidRPr="00142583">
        <w:t xml:space="preserve">La relación entre </w:t>
      </w:r>
      <w:r>
        <w:t>ambos</w:t>
      </w:r>
      <w:r w:rsidRPr="00142583">
        <w:t xml:space="preserve"> no es jerárquica ni unidireccional, sino dinámica y recíproca, basada en la complementariedad de propósitos y niveles de acción. Si bien el MEI se alinea con los principios y prioridades estratégicas definidas en el PLADEI, también cumple un rol orientador fundamental, en la medida en que traduce y proyecta, desde el ámbito académico-formativo, el núcleo de la misión institucional. Dado que gran parte de esa misión se concreta en los procesos de formación, investigación, creación y vinculación con el entorno, el MEI se constituye en un marco orientador clave para la planificación estratégica, aportando una visión integral que debe ser considerada en la definición y actualización de los objetivos del PLADEI. A través de su implementación, el MEI genera aprendizajes, identifica avances y visibiliza desafíos que enriquecen el desarrollo institucional, especialmente en lo relativo al fortalecimiento de la formación integral, la articulación entre funciones misionales y la consolidación de una cultura universitaria centrada en el aprendizaje, la inclusión, la excelencia y la mejora continua.</w:t>
      </w:r>
    </w:p>
    <w:p w14:paraId="22C767D3" w14:textId="1729A4FA" w:rsidR="00DC242B" w:rsidRDefault="00DC242B" w:rsidP="000A670D">
      <w:pPr>
        <w:jc w:val="both"/>
      </w:pPr>
      <w:r w:rsidRPr="00DC242B">
        <w:t>El MEI, en particular, se configura como un marco de referencia sistémico que orienta el quehacer académico mediante la interacción entre actores, métodos y recursos, promoviendo aprendizajes significativos, contextualizados y de calidad. En su versión actualizada, el modelo profundiza su vinculación con otros ámbitos institucionales al incorporar como enfoques transversales la investigación, la innovación y la creación, junto con la vinculación con el medio, dotando de sentido formativo a las funciones misionales. A su vez, se integran nuevos pilares orientadores, como la inclusión, la diversidad y la igualdad de género; la calidad de vida y convivencia universitaria; y el territorio y vinculación con el medio, consolidando así una propuesta formativa alineada con los desafíos estratégicos de la institución</w:t>
      </w:r>
      <w:r w:rsidR="00706567">
        <w:t>, recogidas en el PLADEI.</w:t>
      </w:r>
    </w:p>
    <w:p w14:paraId="44567CF5" w14:textId="60A70549" w:rsidR="00C20058" w:rsidRPr="00C20058" w:rsidRDefault="00C20058" w:rsidP="000A670D">
      <w:pPr>
        <w:jc w:val="both"/>
      </w:pPr>
      <w:r w:rsidRPr="00C20058">
        <w:t xml:space="preserve">En términos de estructura, el MEI aborda de manera explícita dos de las áreas misionales del PLADEI y tres de sus ejes estratégicos. Si bien los ejes de Internacionalización, Interculturalidad y Patrimonio Cultural, así como Integración Digital, no se presentan como categorías estructurales del MEI, sí están presentes de forma sustantiva en el desarrollo de sus componentes, lo que da cuenta de una convergencia significativa entre ambos instrumentos. Esta articulación permite proyectar un modelo educativo en sintonía con las prioridades institucionales, promoviendo una formación integral y contextualizada que contribuye al logro de los propósitos estratégicos </w:t>
      </w:r>
      <w:r w:rsidR="000172D3">
        <w:t xml:space="preserve">institucionales, </w:t>
      </w:r>
      <w:r w:rsidR="000A670D">
        <w:t>en sintonía con el PLADEI.</w:t>
      </w:r>
    </w:p>
    <w:p w14:paraId="4CED2846" w14:textId="2CA7E1F4" w:rsidR="00780268" w:rsidRPr="00780268" w:rsidRDefault="00780268" w:rsidP="00780268">
      <w:pPr>
        <w:jc w:val="both"/>
      </w:pPr>
      <w:r w:rsidRPr="00780268">
        <w:t xml:space="preserve">Desde sus respectivos propósitos y niveles de formulación, tanto el Modelo Educativo Institucional (MEI) como el Plan de Desarrollo Institucional (PLADEI) expresan una convergencia en torno a objetivos y prioridades institucionales comunes. El MEI actualizado establece cuatro componentes que estructuran el proceso formativo y cinco pilares transversales que orientan su desarrollo, los que, en conjunto, proyectan una propuesta formativa integral alineada con los desafíos estratégicos de la Universidad. </w:t>
      </w:r>
      <w:r w:rsidR="003C0439">
        <w:t>Los</w:t>
      </w:r>
      <w:r w:rsidRPr="00780268">
        <w:t xml:space="preserve"> pilares recogen sellos identitarios compartidos con las Universidades del Estado, incorporando con fuerza la investigación, la innovación y la creación como </w:t>
      </w:r>
      <w:r w:rsidR="003C0439">
        <w:t xml:space="preserve">una </w:t>
      </w:r>
      <w:r w:rsidRPr="00780268">
        <w:t>dimensi</w:t>
      </w:r>
      <w:r w:rsidR="003C0439">
        <w:t>ón</w:t>
      </w:r>
      <w:r w:rsidRPr="00780268">
        <w:t xml:space="preserve"> transversal del modelo educativo, lo que refuerza la articulación con las áreas misionales </w:t>
      </w:r>
      <w:r w:rsidR="00384226">
        <w:t>de la Universidad</w:t>
      </w:r>
      <w:r w:rsidRPr="00780268">
        <w:t>.</w:t>
      </w:r>
    </w:p>
    <w:p w14:paraId="3FCA99A2" w14:textId="38E83ED0" w:rsidR="00780268" w:rsidRPr="00780268" w:rsidRDefault="00780268" w:rsidP="00780268">
      <w:pPr>
        <w:jc w:val="both"/>
      </w:pPr>
      <w:r w:rsidRPr="00780268">
        <w:t xml:space="preserve">Por su parte, el PLADEI vincula cinco áreas misionales —coincidentes con los criterios de acreditación— con cinco ejes estratégicos que guían la planificación institucional. Aunque los componentes del MEI abordan de manera directa tres de estas áreas misionales, y sus pilares dialogan explícitamente con tres de los ejes estratégicos, el conjunto del modelo incorpora de forma sustantiva los contenidos y propósitos definidos en el plan. </w:t>
      </w:r>
    </w:p>
    <w:p w14:paraId="08682598" w14:textId="77777777" w:rsidR="00780268" w:rsidRDefault="00780268" w:rsidP="00780268">
      <w:pPr>
        <w:jc w:val="both"/>
      </w:pPr>
      <w:r w:rsidRPr="00780268">
        <w:t>Asimismo, el MEI integra dimensiones como la calidad de vida universitaria, la convivencia y la formación ciudadana, que no están formuladas de manera explícita en el PLADEI, pero que enriquecen y amplían la visión estratégica institucional desde una perspectiva formativa. Esta complementariedad evidencia que, más allá de sus diferencias estructurales, ambos instrumentos se articulan en torno a una dirección común, lo que permite alinear políticas académicas y de gestión en favor de un proyecto universitario coherente, integral y orientado a la mejora continua.</w:t>
      </w:r>
    </w:p>
    <w:p w14:paraId="2C3B0FF1" w14:textId="215C1E0D" w:rsidR="003107F4" w:rsidRPr="004E4775" w:rsidRDefault="00541AB4" w:rsidP="00541AB4">
      <w:pPr>
        <w:jc w:val="both"/>
      </w:pPr>
      <w:r w:rsidRPr="00541AB4">
        <w:t xml:space="preserve">La articulación entre el Modelo Educativo Institucional actualizado y el Plan de Desarrollo Institucional constituye un pilar clave para asegurar la coherencia transversal del quehacer universitario. Ambos documentos operan como instrumentos complementarios que fortalecen la identidad institucional y orientan sus funciones sustantivas desde una perspectiva integrada. En este marco, el MEI se proyecta no solo como un referente orientador de la formación académica, sino también como un marco de referencia sistémico que avanza hacia la instalación de procesos de monitoreo y evaluación, en plena sintonía con los lineamientos del PLADEI. Esta articulación evita la fragmentación de políticas y acciones, promoviendo una gestión institucional coordinada, centrada en la calidad </w:t>
      </w:r>
      <w:r w:rsidR="00780268">
        <w:t>de su quehacer</w:t>
      </w:r>
      <w:r w:rsidRPr="00541AB4">
        <w:t>, la responsabilidad social universitaria y una vinculación activa con los territorios y contextos en los que la Universidad está inserta. A su vez, el seguimiento del MEI permitirá retroalimentar el desarrollo estratégico de la institución, consolidando una cultura de mejora continua en todos los niveles del quehacer académico y organizacional.</w:t>
      </w:r>
      <w:r w:rsidR="008F2C82" w:rsidRPr="004E4775">
        <w:br w:type="page"/>
      </w:r>
    </w:p>
    <w:bookmarkStart w:id="83" w:name="_Toc225761958"/>
    <w:p w14:paraId="2C3B0FF2" w14:textId="77777777" w:rsidR="003107F4" w:rsidRPr="004E4775" w:rsidRDefault="00931B9B" w:rsidP="008C7A88">
      <w:pPr>
        <w:pStyle w:val="Ttulo1"/>
      </w:pPr>
      <w:sdt>
        <w:sdtPr>
          <w:tag w:val="goog_rdk_169"/>
          <w:id w:val="683741570"/>
        </w:sdtPr>
        <w:sdtEndPr/>
        <w:sdtContent>
          <w:commentRangeStart w:id="84"/>
        </w:sdtContent>
      </w:sdt>
      <w:r w:rsidR="008F2C82" w:rsidRPr="004E4775">
        <w:t>Referencias</w:t>
      </w:r>
      <w:bookmarkEnd w:id="83"/>
      <w:r w:rsidR="008F2C82" w:rsidRPr="004E4775">
        <w:t xml:space="preserve"> </w:t>
      </w:r>
      <w:commentRangeEnd w:id="84"/>
      <w:r w:rsidR="008F2C82" w:rsidRPr="004E4775">
        <w:rPr>
          <w:rStyle w:val="Refdecomentario"/>
          <w:sz w:val="28"/>
          <w:szCs w:val="28"/>
        </w:rPr>
        <w:commentReference w:id="84"/>
      </w:r>
    </w:p>
    <w:p w14:paraId="2C3B0FF3" w14:textId="77777777" w:rsidR="003107F4" w:rsidRPr="004E4775" w:rsidRDefault="008F2C82" w:rsidP="00AF4CB7">
      <w:pPr>
        <w:ind w:left="851" w:hanging="851"/>
        <w:jc w:val="both"/>
      </w:pPr>
      <w:r w:rsidRPr="004E4775">
        <w:t xml:space="preserve">Alles, M. (2020). Desarrollo del talento humano basado en competencias. Ediciones Granica.  </w:t>
      </w:r>
    </w:p>
    <w:p w14:paraId="2C3B0FF4" w14:textId="77777777" w:rsidR="003107F4" w:rsidRPr="004E4775" w:rsidRDefault="008F2C82" w:rsidP="00AF4CB7">
      <w:pPr>
        <w:ind w:left="851" w:hanging="851"/>
        <w:jc w:val="both"/>
      </w:pPr>
      <w:r w:rsidRPr="004E4775">
        <w:t>Black, Paul &amp; Wiliam, Dylan. (2010). Inside the Black Box Raising Standards Through Classroom Assessment.http://lst-iiep.iiep-unesco.org/cgi-bin/wwwi32.exe/[in=epidoc1.in]/?t2000=022921/(100). 80. 10.1177/003172171009200119. Barnett, R. (2014). Conditions of flexibility: Securing a more responsive higher education system. The Higher Education Academy. https://www.advance-he.ac.uk/</w:t>
      </w:r>
    </w:p>
    <w:p w14:paraId="2C3B0FF5" w14:textId="77777777" w:rsidR="003107F4" w:rsidRPr="004E4775" w:rsidRDefault="008F2C82" w:rsidP="00AF4CB7">
      <w:pPr>
        <w:ind w:left="851" w:hanging="851"/>
        <w:jc w:val="both"/>
      </w:pPr>
      <w:r w:rsidRPr="004E4775">
        <w:t>Comisión Nacional de Acreditación. (2023). Criterios y estándares de calidad para la acreditación institucional del subsistema universitario. https://www.cnachile.cl</w:t>
      </w:r>
    </w:p>
    <w:p w14:paraId="2C3B0FF6" w14:textId="77777777" w:rsidR="003107F4" w:rsidRPr="004E4775" w:rsidRDefault="008F2C82" w:rsidP="00AF4CB7">
      <w:pPr>
        <w:ind w:left="851" w:hanging="851"/>
        <w:jc w:val="both"/>
      </w:pPr>
      <w:r w:rsidRPr="004E4775">
        <w:t xml:space="preserve">Gibbons, M., Limoges, C., Nowotny, H., Schwartzman, S., Scott, P., &amp; Trow, M. (1994). The new production of knowledge: The dynamics of science and research in contemporary societies. Sage Publications, Inc. </w:t>
      </w:r>
    </w:p>
    <w:p w14:paraId="2C3B0FF7" w14:textId="77777777" w:rsidR="003107F4" w:rsidRPr="004E4775" w:rsidRDefault="008F2C82" w:rsidP="00AF4CB7">
      <w:pPr>
        <w:ind w:left="851" w:hanging="851"/>
        <w:jc w:val="both"/>
      </w:pPr>
      <w:r w:rsidRPr="004E4775">
        <w:t>Nicolescu, B. (2014). Methodology of transdisciplinarity. World Futures, 70(3-4), 186–199. https://doi.org/10.1080/02604027.2014.934631</w:t>
      </w:r>
    </w:p>
    <w:p w14:paraId="2C3B0FF8" w14:textId="77777777" w:rsidR="003107F4" w:rsidRPr="004E4775" w:rsidRDefault="008F2C82" w:rsidP="00AF4CB7">
      <w:pPr>
        <w:ind w:left="851" w:hanging="851"/>
        <w:jc w:val="both"/>
      </w:pPr>
      <w:r w:rsidRPr="004E4775">
        <w:t xml:space="preserve">Perrenoud, P. (2008). La evaluación de los alumnos: De la producción de la excelencia a la regulación de los aprendizajes. Colihue.  </w:t>
      </w:r>
    </w:p>
    <w:p w14:paraId="2C3B0FF9" w14:textId="77777777" w:rsidR="003107F4" w:rsidRPr="004E4775" w:rsidRDefault="008F2C82" w:rsidP="00AF4CB7">
      <w:pPr>
        <w:ind w:left="851" w:hanging="851"/>
        <w:jc w:val="both"/>
      </w:pPr>
      <w:r w:rsidRPr="004E4775">
        <w:t xml:space="preserve">Perrenoud, P. (2012). Desarrollar la práctica reflexiva en el oficio de enseñar. Graó.  </w:t>
      </w:r>
    </w:p>
    <w:p w14:paraId="2C3B0FFA" w14:textId="77777777" w:rsidR="003107F4" w:rsidRPr="004E4775" w:rsidRDefault="008F2C82" w:rsidP="00AF4CB7">
      <w:pPr>
        <w:ind w:left="851" w:hanging="851"/>
        <w:jc w:val="both"/>
      </w:pPr>
      <w:r w:rsidRPr="004E4775">
        <w:t xml:space="preserve">Sadler, D. R. (1989). Formative assessment and the design of instructional systems. Instructional Science, 18(2), 119–144. https://doi.org/10.1007/BF00117714  </w:t>
      </w:r>
    </w:p>
    <w:p w14:paraId="2C3B0FFB" w14:textId="77777777" w:rsidR="003107F4" w:rsidRPr="004E4775" w:rsidRDefault="008F2C82" w:rsidP="00AF4CB7">
      <w:pPr>
        <w:ind w:left="851" w:hanging="851"/>
        <w:jc w:val="both"/>
      </w:pPr>
      <w:r w:rsidRPr="004E4775">
        <w:t>Scriven, M. (1994). Evaluation as a discipline. Studies in Educational Evaluation, 20(1), 147–166. https://doi.org/10.1016/S0191-491X(00)80010-3</w:t>
      </w:r>
    </w:p>
    <w:p w14:paraId="2C3B0FFC" w14:textId="77777777" w:rsidR="003107F4" w:rsidRPr="004E4775" w:rsidRDefault="008F2C82" w:rsidP="00AF4CB7">
      <w:pPr>
        <w:ind w:left="851" w:hanging="851"/>
        <w:jc w:val="both"/>
      </w:pPr>
      <w:r w:rsidRPr="004E4775">
        <w:t xml:space="preserve">Stake, R. E. (2010). El desarrollo de los centros de evaluación y la formación de los evaluadores. Gestión y Análisis de Políticas Públicas, (3) https://www-proquest-com.ezproxy.usach.cl/scholarly-journals/el-desarrollo-de-los-centros-evaluación-y-la/docview/2012079828/se-2 </w:t>
      </w:r>
    </w:p>
    <w:p w14:paraId="2C3B0FFD" w14:textId="77777777" w:rsidR="003107F4" w:rsidRDefault="008F2C82" w:rsidP="00AF4CB7">
      <w:pPr>
        <w:ind w:left="851" w:hanging="851"/>
        <w:jc w:val="both"/>
      </w:pPr>
      <w:r w:rsidRPr="004E4775">
        <w:t>Tuning AL. (2013). Reflexiones y perspectivas de la educación superior en América Latina. Universidad de Deusto.</w:t>
      </w:r>
    </w:p>
    <w:p w14:paraId="077C1384" w14:textId="77777777" w:rsidR="004E3E4B" w:rsidRDefault="004E3E4B">
      <w:pPr>
        <w:jc w:val="both"/>
      </w:pPr>
    </w:p>
    <w:p w14:paraId="2C3B0FFE" w14:textId="42FEEE4A" w:rsidR="003107F4" w:rsidRPr="00AF4CB7" w:rsidRDefault="003107F4" w:rsidP="00AF4CB7">
      <w:pPr>
        <w:rPr>
          <w:b/>
          <w:bCs/>
          <w:sz w:val="28"/>
          <w:szCs w:val="28"/>
        </w:rPr>
      </w:pPr>
    </w:p>
    <w:sectPr w:rsidR="003107F4" w:rsidRPr="00AF4CB7">
      <w:headerReference w:type="default" r:id="rId22"/>
      <w:footerReference w:type="default" r:id="rId23"/>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Yenniffer Ávalos" w:date="2025-07-09T22:02:00Z" w:initials="">
    <w:p w14:paraId="3330D8F9" w14:textId="77777777" w:rsidR="008A06A4" w:rsidRDefault="008A06A4">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Pr>
          <w:rFonts w:ascii="Arial" w:eastAsia="Arial" w:hAnsi="Arial" w:cs="Arial"/>
          <w:color w:val="000000"/>
        </w:rPr>
        <w:t>También elencos vocacionales y actividades de asistencia libre</w:t>
      </w:r>
    </w:p>
  </w:comment>
  <w:comment w:id="16" w:author="Paloma Miranda" w:date="2025-07-17T19:58:00Z" w:initials="">
    <w:p w14:paraId="74009901" w14:textId="77777777" w:rsidR="008A06A4" w:rsidRDefault="008A06A4">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Pr>
          <w:rFonts w:ascii="Arial" w:eastAsia="Arial" w:hAnsi="Arial" w:cs="Arial"/>
          <w:color w:val="000000"/>
        </w:rPr>
        <w:t>de acuerdo, habría que incorporar en cómo se espera que sea la experiencia formativa del estudiantado</w:t>
      </w:r>
    </w:p>
  </w:comment>
  <w:comment w:id="30" w:author="Yenniffer Ávalos" w:date="2025-07-09T21:39:00Z" w:initials="">
    <w:p w14:paraId="2C3B101B"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F2C82">
        <w:rPr>
          <w:rFonts w:ascii="Arial" w:eastAsia="Arial" w:hAnsi="Arial" w:cs="Arial"/>
          <w:color w:val="000000"/>
        </w:rPr>
        <w:t>Iría acá también la idea de la formación integral: actividades deportivas, culturales, grupos temáticos…</w:t>
      </w:r>
    </w:p>
    <w:p w14:paraId="2C3B101C" w14:textId="77777777" w:rsidR="003107F4" w:rsidRDefault="008F2C8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Acceso a fondos para ejecución de proyectos estudiantiles y formalización de sus organizaciones. </w:t>
      </w:r>
    </w:p>
    <w:p w14:paraId="2C3B101D" w14:textId="77777777" w:rsidR="003107F4" w:rsidRDefault="008F2C8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Va acá o es más formación ciudadana??</w:t>
      </w:r>
    </w:p>
  </w:comment>
  <w:comment w:id="31" w:author="Paloma Miranda" w:date="2025-07-17T19:35:00Z" w:initials="">
    <w:p w14:paraId="2C3B101E"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F2C82">
        <w:rPr>
          <w:rFonts w:ascii="Arial" w:eastAsia="Arial" w:hAnsi="Arial" w:cs="Arial"/>
          <w:color w:val="000000"/>
        </w:rPr>
        <w:t>De acuerdo, debería incorporarse una descripción de experiencia universitaria más amplia</w:t>
      </w:r>
    </w:p>
  </w:comment>
  <w:comment w:id="34" w:author="Yenniffer Ávalos" w:date="2025-07-09T21:45:00Z" w:initials="">
    <w:p w14:paraId="2C3B1064" w14:textId="77777777" w:rsidR="00664A3A" w:rsidRDefault="00CA1F0C">
      <w:pPr>
        <w:pStyle w:val="Textocomentario"/>
      </w:pPr>
      <w:r>
        <w:rPr>
          <w:rStyle w:val="Refdecomentario"/>
        </w:rPr>
        <w:annotationRef/>
      </w:r>
    </w:p>
    <w:p w14:paraId="2C3B1023" w14:textId="77777777" w:rsidR="003107F4" w:rsidRDefault="008F2C82">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Participación estudiantil</w:t>
      </w:r>
    </w:p>
  </w:comment>
  <w:comment w:id="35" w:author="Paloma Miranda" w:date="2025-07-17T19:38:00Z" w:initials="">
    <w:p w14:paraId="4DC10434"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p>
    <w:p w14:paraId="2C3B1065" w14:textId="5F7FF118" w:rsidR="00664A3A" w:rsidRDefault="008F2C82" w:rsidP="00B241E8">
      <w:pPr>
        <w:pStyle w:val="Textocomentario"/>
      </w:pPr>
      <w:r>
        <w:rPr>
          <w:rFonts w:ascii="Arial" w:eastAsia="Arial" w:hAnsi="Arial" w:cs="Arial"/>
          <w:color w:val="000000"/>
          <w:sz w:val="22"/>
          <w:szCs w:val="22"/>
        </w:rPr>
        <w:t>no entiendo el comentario</w:t>
      </w:r>
    </w:p>
  </w:comment>
  <w:comment w:id="48" w:author="Yenniffer Ávalos" w:date="2025-07-09T22:24:00Z" w:initials="">
    <w:p w14:paraId="2C3B103E"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F2C82">
        <w:rPr>
          <w:rFonts w:ascii="Arial" w:eastAsia="Arial" w:hAnsi="Arial" w:cs="Arial"/>
          <w:color w:val="000000"/>
        </w:rPr>
        <w:t>Creo que es importante antes hablar del aspecto personal del aprendizaje, cómo incluyen los conocimientos previos, el contexto social, cultural, la experiencia, etc.</w:t>
      </w:r>
    </w:p>
  </w:comment>
  <w:comment w:id="49" w:author="Paloma Miranda" w:date="2025-07-17T20:11:00Z" w:initials="">
    <w:p w14:paraId="2C3B103F"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F2C82">
        <w:rPr>
          <w:rFonts w:ascii="Arial" w:eastAsia="Arial" w:hAnsi="Arial" w:cs="Arial"/>
          <w:color w:val="000000"/>
        </w:rPr>
        <w:t>de acuerdo, pero no sé bien dónde incluirlo</w:t>
      </w:r>
    </w:p>
  </w:comment>
  <w:comment w:id="73" w:author="Yenniffer Ávalos" w:date="2025-07-09T23:35:00Z" w:initials="">
    <w:p w14:paraId="4A03DDCA"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F2C82">
        <w:rPr>
          <w:rFonts w:ascii="Arial" w:eastAsia="Arial" w:hAnsi="Arial" w:cs="Arial"/>
          <w:color w:val="000000"/>
        </w:rPr>
        <w:t>Incluiría contextos de aprendizaje libres estereotipos, discriminación y violencia</w:t>
      </w:r>
    </w:p>
  </w:comment>
  <w:comment w:id="74" w:author="Paloma Miranda" w:date="2025-07-17T20:21:00Z" w:initials="">
    <w:p w14:paraId="2C3B105C"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r w:rsidR="008F2C82">
        <w:rPr>
          <w:rFonts w:ascii="Arial" w:eastAsia="Arial" w:hAnsi="Arial" w:cs="Arial"/>
          <w:color w:val="000000"/>
        </w:rPr>
        <w:t>de acuerdo</w:t>
      </w:r>
    </w:p>
  </w:comment>
  <w:comment w:id="84" w:author="Paloma Miranda" w:date="2025-07-17T20:23:00Z" w:initials="">
    <w:p w14:paraId="52CCD8DC" w14:textId="77777777" w:rsidR="003107F4" w:rsidRDefault="00CA1F0C">
      <w:pPr>
        <w:widowControl w:val="0"/>
        <w:pBdr>
          <w:top w:val="nil"/>
          <w:left w:val="nil"/>
          <w:bottom w:val="nil"/>
          <w:right w:val="nil"/>
          <w:between w:val="nil"/>
        </w:pBdr>
        <w:spacing w:after="0" w:line="240" w:lineRule="auto"/>
        <w:rPr>
          <w:rFonts w:ascii="Arial" w:eastAsia="Arial" w:hAnsi="Arial" w:cs="Arial"/>
          <w:color w:val="000000"/>
        </w:rPr>
      </w:pPr>
      <w:r>
        <w:rPr>
          <w:rStyle w:val="Refdecomentario"/>
        </w:rPr>
        <w:annotationRef/>
      </w:r>
    </w:p>
    <w:p w14:paraId="468FD531" w14:textId="77777777" w:rsidR="003107F4" w:rsidRDefault="008F2C82">
      <w:r>
        <w:rPr>
          <w:rFonts w:ascii="Arial" w:eastAsia="Arial" w:hAnsi="Arial" w:cs="Arial"/>
          <w:color w:val="000000"/>
        </w:rPr>
        <w:t>Si vamos a ponerle referencias como apartado, sugiero mover todas y poner todas.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30D8F9" w15:done="1"/>
  <w15:commentEx w15:paraId="74009901" w15:done="0"/>
  <w15:commentEx w15:paraId="2C3B101D" w15:done="0"/>
  <w15:commentEx w15:paraId="2C3B101E" w15:done="0"/>
  <w15:commentEx w15:paraId="2C3B1023" w15:done="0"/>
  <w15:commentEx w15:paraId="2C3B1065" w15:done="0"/>
  <w15:commentEx w15:paraId="2C3B103E" w15:done="0"/>
  <w15:commentEx w15:paraId="2C3B103F" w15:done="0"/>
  <w15:commentEx w15:paraId="4A03DDCA" w15:done="0"/>
  <w15:commentEx w15:paraId="2C3B105C" w15:done="0"/>
  <w15:commentEx w15:paraId="468FD5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55B391">
    <w16cex:extLst>
      <w16:ext w16:uri="{CE6994B0-6A32-4C9F-8C6B-6E91EDA988CE}">
        <cr:reactions xmlns:cr="http://schemas.microsoft.com/office/comments/2020/reactions">
          <cr:reaction reactionType="1">
            <cr:reactionInfo dateUtc="2026-03-23T19:34:04Z">
              <cr:user userId="S::cynthia.rojas@usach.cl::3ff9752c-f57e-446a-ab0b-ade5edd005e9" userProvider="AD" userName="cynthia"/>
            </cr:reactionInfo>
          </cr:reaction>
        </cr:reactions>
      </w16:ext>
    </w16cex:extLst>
  </w16cex:commentExtensible>
  <w16cex:commentExtensible w16cex:durableId="2C3B102A">
    <w16cex:extLst>
      <w16:ext w16:uri="{CE6994B0-6A32-4C9F-8C6B-6E91EDA988CE}">
        <cr:reactions xmlns:cr="http://schemas.microsoft.com/office/comments/2020/reactions">
          <cr:reaction reactionType="1">
            <cr:reactionInfo dateUtc="2026-03-23T21:02:47Z">
              <cr:user userId="S::cynthia.rojas@usach.cl::3ff9752c-f57e-446a-ab0b-ade5edd005e9" userProvider="AD" userName="cynthi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30D8F9" w16cid:durableId="7355B391"/>
  <w16cid:commentId w16cid:paraId="74009901" w16cid:durableId="2C3B104D"/>
  <w16cid:commentId w16cid:paraId="2C3B101D" w16cid:durableId="2C3B102A"/>
  <w16cid:commentId w16cid:paraId="2C3B101E" w16cid:durableId="2C3B102B"/>
  <w16cid:commentId w16cid:paraId="2C3B1023" w16cid:durableId="2C3B100B"/>
  <w16cid:commentId w16cid:paraId="2C3B1065" w16cid:durableId="31E9F1EF"/>
  <w16cid:commentId w16cid:paraId="2C3B103E" w16cid:durableId="2C3B1063"/>
  <w16cid:commentId w16cid:paraId="2C3B103F" w16cid:durableId="2C3B1064"/>
  <w16cid:commentId w16cid:paraId="4A03DDCA" w16cid:durableId="4A03DDCA"/>
  <w16cid:commentId w16cid:paraId="2C3B105C" w16cid:durableId="2C3B106A"/>
  <w16cid:commentId w16cid:paraId="468FD531" w16cid:durableId="2C3B10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6B721" w14:textId="77777777" w:rsidR="00931B9B" w:rsidRDefault="00931B9B">
      <w:pPr>
        <w:spacing w:after="0" w:line="240" w:lineRule="auto"/>
      </w:pPr>
      <w:r>
        <w:separator/>
      </w:r>
    </w:p>
  </w:endnote>
  <w:endnote w:type="continuationSeparator" w:id="0">
    <w:p w14:paraId="3D07E5A6" w14:textId="77777777" w:rsidR="00931B9B" w:rsidRDefault="00931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8CD45A2-F9FD-4B7C-8400-2A1534AD73FD}"/>
    <w:embedBold r:id="rId2" w:fontKey="{17DE18C9-F346-4209-8F5F-B6C28693083A}"/>
    <w:embedItalic r:id="rId3" w:fontKey="{43685C76-74E7-4D91-A258-4F4D954B2B4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embedRegular r:id="rId4" w:fontKey="{560B88D1-4F98-45AF-B085-FBA44F3DADDF}"/>
  </w:font>
  <w:font w:name="Play">
    <w:altName w:val="Calibri"/>
    <w:charset w:val="00"/>
    <w:family w:val="auto"/>
    <w:pitch w:val="default"/>
    <w:embedRegular r:id="rId5" w:fontKey="{E338FD2F-438A-45E9-8BD6-732EA2BA1CD8}"/>
  </w:font>
  <w:font w:name="Aptos Display">
    <w:charset w:val="00"/>
    <w:family w:val="swiss"/>
    <w:pitch w:val="variable"/>
    <w:sig w:usb0="20000287" w:usb1="00000003" w:usb2="00000000" w:usb3="00000000" w:csb0="0000019F" w:csb1="00000000"/>
    <w:embedRegular r:id="rId6" w:fontKey="{E57D767D-98AC-4815-8D1E-F0B5081F5CBF}"/>
  </w:font>
  <w:font w:name="Segoe UI">
    <w:panose1 w:val="020B0502040204020203"/>
    <w:charset w:val="00"/>
    <w:family w:val="swiss"/>
    <w:pitch w:val="variable"/>
    <w:sig w:usb0="E4002EFF" w:usb1="C000E47F" w:usb2="00000009" w:usb3="00000000" w:csb0="000001FF" w:csb1="00000000"/>
    <w:embedRegular r:id="rId7" w:fontKey="{769689DB-9FD9-4B68-A508-51BCCB299777}"/>
  </w:font>
  <w:font w:name="Aptos Narrow">
    <w:charset w:val="00"/>
    <w:family w:val="swiss"/>
    <w:pitch w:val="variable"/>
    <w:sig w:usb0="20000287" w:usb1="00000003" w:usb2="00000000" w:usb3="00000000" w:csb0="0000019F" w:csb1="00000000"/>
    <w:embedRegular r:id="rId8" w:fontKey="{307EFC78-C83E-43F8-B231-663AE0A79D68}"/>
    <w:embedBold r:id="rId9" w:fontKey="{62CA605E-AE00-4AD6-94EB-5A38C3F441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1065" w14:textId="2042BA7B" w:rsidR="003107F4" w:rsidRDefault="008F2C82">
    <w:pPr>
      <w:pBdr>
        <w:top w:val="nil"/>
        <w:left w:val="nil"/>
        <w:bottom w:val="nil"/>
        <w:right w:val="nil"/>
        <w:between w:val="nil"/>
      </w:pBdr>
      <w:tabs>
        <w:tab w:val="center" w:pos="4419"/>
        <w:tab w:val="right" w:pos="8838"/>
      </w:tabs>
      <w:spacing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846223">
      <w:rPr>
        <w:noProof/>
        <w:color w:val="000000"/>
        <w:sz w:val="24"/>
        <w:szCs w:val="24"/>
      </w:rPr>
      <w:t>1</w:t>
    </w:r>
    <w:r>
      <w:rPr>
        <w:color w:val="000000"/>
        <w:sz w:val="24"/>
        <w:szCs w:val="24"/>
      </w:rPr>
      <w:fldChar w:fldCharType="end"/>
    </w:r>
  </w:p>
  <w:p w14:paraId="2C3B1066" w14:textId="77777777" w:rsidR="003107F4" w:rsidRDefault="003107F4">
    <w:pPr>
      <w:pBdr>
        <w:top w:val="nil"/>
        <w:left w:val="nil"/>
        <w:bottom w:val="nil"/>
        <w:right w:val="nil"/>
        <w:between w:val="nil"/>
      </w:pBdr>
      <w:tabs>
        <w:tab w:val="center" w:pos="4419"/>
        <w:tab w:val="right" w:pos="8838"/>
      </w:tabs>
      <w:spacing w:after="0" w:line="240"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0BF3" w14:textId="77777777" w:rsidR="00931B9B" w:rsidRDefault="00931B9B">
      <w:pPr>
        <w:spacing w:after="0" w:line="240" w:lineRule="auto"/>
      </w:pPr>
      <w:r>
        <w:separator/>
      </w:r>
    </w:p>
  </w:footnote>
  <w:footnote w:type="continuationSeparator" w:id="0">
    <w:p w14:paraId="5F0F2A28" w14:textId="77777777" w:rsidR="00931B9B" w:rsidRDefault="00931B9B">
      <w:pPr>
        <w:spacing w:after="0" w:line="240" w:lineRule="auto"/>
      </w:pPr>
      <w:r>
        <w:continuationSeparator/>
      </w:r>
    </w:p>
  </w:footnote>
  <w:footnote w:id="1">
    <w:p w14:paraId="1F67E5E8" w14:textId="12A8499B" w:rsidR="00E9417C" w:rsidRPr="00E9417C" w:rsidRDefault="00E9417C">
      <w:pPr>
        <w:pStyle w:val="Textonotapie"/>
        <w:rPr>
          <w:lang w:val="es-ES"/>
        </w:rPr>
      </w:pPr>
      <w:r>
        <w:rPr>
          <w:rStyle w:val="Refdenotaalpie"/>
        </w:rPr>
        <w:footnoteRef/>
      </w:r>
      <w:r>
        <w:t xml:space="preserve"> </w:t>
      </w:r>
      <w:sdt>
        <w:sdtPr>
          <w:tag w:val="goog_rdk_64"/>
          <w:id w:val="-1398892256"/>
          <w:showingPlcHdr/>
        </w:sdtPr>
        <w:sdtEndPr/>
        <w:sdtContent>
          <w:r>
            <w:t xml:space="preserve">     </w:t>
          </w:r>
        </w:sdtContent>
      </w:sdt>
      <w:r w:rsidRPr="004E4775">
        <w:t>Informe de estado de la formación integral en la Universidad de Santiago de Chile, INNED, 2025.</w:t>
      </w:r>
    </w:p>
  </w:footnote>
  <w:footnote w:id="2">
    <w:p w14:paraId="2C3B1068" w14:textId="77777777" w:rsidR="003107F4" w:rsidRDefault="008F2C82">
      <w:pPr>
        <w:spacing w:after="200"/>
        <w:jc w:val="both"/>
      </w:pPr>
      <w:r>
        <w:rPr>
          <w:vertAlign w:val="superscript"/>
        </w:rPr>
        <w:footnoteRef/>
      </w:r>
      <w:r>
        <w:rPr>
          <w:sz w:val="20"/>
          <w:szCs w:val="20"/>
        </w:rPr>
        <w:t xml:space="preserve"> </w:t>
      </w:r>
      <w:r>
        <w:rPr>
          <w:b/>
          <w:sz w:val="20"/>
          <w:szCs w:val="20"/>
        </w:rPr>
        <w:t xml:space="preserve">Texto fundamentado en: </w:t>
      </w:r>
      <w:r>
        <w:rPr>
          <w:sz w:val="20"/>
          <w:szCs w:val="20"/>
        </w:rPr>
        <w:t>Artículo 4° Ley 21.094</w:t>
      </w:r>
      <w:r>
        <w:rPr>
          <w:b/>
          <w:sz w:val="20"/>
          <w:szCs w:val="20"/>
        </w:rPr>
        <w:t xml:space="preserve">; </w:t>
      </w:r>
      <w:r>
        <w:rPr>
          <w:sz w:val="20"/>
          <w:szCs w:val="20"/>
        </w:rPr>
        <w:t>ORIENTACIONES PARA LA INTEGRACIÓN DE LA FORMACIÓN CIUDADANA EN LAS UNIVERSIDADES ESTATALES CHILENAS (Proyecto PFE 1999 Mesa Técnica Formación Ciudadana, 2021)</w:t>
      </w:r>
      <w:r>
        <w:rPr>
          <w:b/>
          <w:sz w:val="20"/>
          <w:szCs w:val="20"/>
        </w:rPr>
        <w:t xml:space="preserve">; </w:t>
      </w:r>
      <w:r>
        <w:rPr>
          <w:sz w:val="20"/>
          <w:szCs w:val="20"/>
        </w:rPr>
        <w:t>Proyecto ETHOS 2022.</w:t>
      </w:r>
    </w:p>
    <w:p w14:paraId="2C3B1069" w14:textId="77777777" w:rsidR="003107F4" w:rsidRDefault="003107F4">
      <w:pPr>
        <w:pBdr>
          <w:top w:val="single" w:sz="4" w:space="31" w:color="FFFFFF"/>
          <w:left w:val="single" w:sz="4" w:space="31" w:color="FFFFFF"/>
          <w:bottom w:val="single" w:sz="4" w:space="31" w:color="FFFFFF"/>
          <w:right w:val="single" w:sz="4" w:space="31" w:color="FFFFFF"/>
        </w:pBdr>
        <w:spacing w:after="0" w:line="240" w:lineRule="auto"/>
        <w:rPr>
          <w:color w:val="000000"/>
          <w:sz w:val="20"/>
          <w:szCs w:val="20"/>
        </w:rPr>
      </w:pPr>
    </w:p>
  </w:footnote>
  <w:footnote w:id="3">
    <w:p w14:paraId="2C3B106A" w14:textId="77777777" w:rsidR="003107F4" w:rsidRDefault="008F2C82">
      <w:r>
        <w:rPr>
          <w:vertAlign w:val="superscript"/>
        </w:rPr>
        <w:footnoteRef/>
      </w:r>
      <w:r>
        <w:rPr>
          <w:sz w:val="20"/>
          <w:szCs w:val="20"/>
        </w:rPr>
        <w:t xml:space="preserve"> Documentos citados: </w:t>
      </w:r>
    </w:p>
    <w:p w14:paraId="2C3B106C" w14:textId="7607A348" w:rsidR="003107F4" w:rsidRPr="00DF09D9" w:rsidRDefault="008F2C82">
      <w:pPr>
        <w:rPr>
          <w:sz w:val="18"/>
          <w:szCs w:val="18"/>
        </w:rPr>
      </w:pPr>
      <w:r w:rsidRPr="00DF09D9">
        <w:rPr>
          <w:sz w:val="16"/>
          <w:szCs w:val="16"/>
        </w:rPr>
        <w:t>Políticas de investigación usach 2014</w:t>
      </w:r>
      <w:r w:rsidR="00DF09D9" w:rsidRPr="00DF09D9">
        <w:rPr>
          <w:sz w:val="16"/>
          <w:szCs w:val="16"/>
        </w:rPr>
        <w:t xml:space="preserve">: </w:t>
      </w:r>
      <w:hyperlink r:id="rId1">
        <w:r w:rsidR="003107F4" w:rsidRPr="00DF09D9">
          <w:rPr>
            <w:color w:val="467886"/>
            <w:sz w:val="16"/>
            <w:szCs w:val="16"/>
            <w:u w:val="single"/>
          </w:rPr>
          <w:t>https://vriic.usach.cl/wp-content/uploads/2021/08/Politica-de-Investigacion-1.pdf</w:t>
        </w:r>
      </w:hyperlink>
    </w:p>
    <w:p w14:paraId="2C3B106E" w14:textId="271FFBFB" w:rsidR="003107F4" w:rsidRPr="00DF09D9" w:rsidRDefault="008F2C82">
      <w:pPr>
        <w:rPr>
          <w:sz w:val="18"/>
          <w:szCs w:val="18"/>
        </w:rPr>
      </w:pPr>
      <w:r w:rsidRPr="00DF09D9">
        <w:rPr>
          <w:sz w:val="16"/>
          <w:szCs w:val="16"/>
        </w:rPr>
        <w:t>Programa de Financiamiento Estructural, Ministerio de Ciencia I+D+i Universitario</w:t>
      </w:r>
      <w:r w:rsidR="00DF09D9" w:rsidRPr="00DF09D9">
        <w:rPr>
          <w:sz w:val="16"/>
          <w:szCs w:val="16"/>
        </w:rPr>
        <w:t>:</w:t>
      </w:r>
      <w:hyperlink r:id="rId2">
        <w:r w:rsidR="003107F4" w:rsidRPr="00DF09D9">
          <w:rPr>
            <w:color w:val="467886"/>
            <w:sz w:val="16"/>
            <w:szCs w:val="16"/>
            <w:u w:val="single"/>
          </w:rPr>
          <w:t>https://drive.google.com/file/d/1QJCHpbAliqGqDzCPAe3brYtGi5WWc_dM/view</w:t>
        </w:r>
      </w:hyperlink>
    </w:p>
    <w:p w14:paraId="2C3B1070" w14:textId="2AB876AD" w:rsidR="003107F4" w:rsidRPr="00DF09D9" w:rsidRDefault="008F2C82">
      <w:pPr>
        <w:rPr>
          <w:sz w:val="18"/>
          <w:szCs w:val="18"/>
        </w:rPr>
      </w:pPr>
      <w:r w:rsidRPr="00DF09D9">
        <w:rPr>
          <w:sz w:val="16"/>
          <w:szCs w:val="16"/>
        </w:rPr>
        <w:t>PDeI</w:t>
      </w:r>
      <w:r w:rsidR="00DF09D9" w:rsidRPr="00DF09D9">
        <w:rPr>
          <w:sz w:val="16"/>
          <w:szCs w:val="16"/>
        </w:rPr>
        <w:t>:</w:t>
      </w:r>
      <w:hyperlink r:id="rId3">
        <w:r w:rsidR="003107F4" w:rsidRPr="00DF09D9">
          <w:rPr>
            <w:color w:val="467886"/>
            <w:sz w:val="16"/>
            <w:szCs w:val="16"/>
            <w:u w:val="single"/>
          </w:rPr>
          <w:t>file:///Users/valentinabulovargas/Downloads/Libro_PDeI_2025-2030%20(1).pdf</w:t>
        </w:r>
      </w:hyperlink>
    </w:p>
    <w:p w14:paraId="2C3B1072" w14:textId="14C89B22" w:rsidR="003107F4" w:rsidRPr="00DF09D9" w:rsidRDefault="008F2C82">
      <w:pPr>
        <w:rPr>
          <w:sz w:val="18"/>
          <w:szCs w:val="18"/>
        </w:rPr>
      </w:pPr>
      <w:r w:rsidRPr="00DF09D9">
        <w:rPr>
          <w:sz w:val="16"/>
          <w:szCs w:val="16"/>
        </w:rPr>
        <w:t>Resultados Encuesta MEI</w:t>
      </w:r>
      <w:r w:rsidR="00DF09D9" w:rsidRPr="00DF09D9">
        <w:rPr>
          <w:sz w:val="16"/>
          <w:szCs w:val="16"/>
        </w:rPr>
        <w:t>:</w:t>
      </w:r>
      <w:hyperlink r:id="rId4">
        <w:r w:rsidR="003107F4" w:rsidRPr="00DF09D9">
          <w:rPr>
            <w:color w:val="467886"/>
            <w:sz w:val="16"/>
            <w:szCs w:val="16"/>
            <w:u w:val="single"/>
          </w:rPr>
          <w:t>file:///Users/valentinabulovargas/Downloads/Informe%20Encuesta%20MEI_marzo_2025.pdf</w:t>
        </w:r>
      </w:hyperlink>
    </w:p>
    <w:p w14:paraId="2C3B1073" w14:textId="77777777" w:rsidR="003107F4" w:rsidRPr="00DF09D9" w:rsidRDefault="003107F4">
      <w:pPr>
        <w:pBdr>
          <w:top w:val="nil"/>
          <w:left w:val="nil"/>
          <w:bottom w:val="nil"/>
          <w:right w:val="nil"/>
          <w:between w:val="nil"/>
        </w:pBdr>
        <w:spacing w:after="0" w:line="240" w:lineRule="auto"/>
        <w:rPr>
          <w:color w:val="000000"/>
          <w:sz w:val="16"/>
          <w:szCs w:val="16"/>
        </w:rPr>
      </w:pPr>
    </w:p>
  </w:footnote>
  <w:footnote w:id="4">
    <w:p w14:paraId="4D6652DB" w14:textId="6FD20AC8" w:rsidR="00CE02A3" w:rsidRPr="00CE02A3" w:rsidRDefault="00CE02A3" w:rsidP="00CE02A3">
      <w:pPr>
        <w:jc w:val="both"/>
      </w:pPr>
      <w:r>
        <w:rPr>
          <w:rStyle w:val="Refdenotaalpie"/>
        </w:rPr>
        <w:footnoteRef/>
      </w:r>
      <w:r>
        <w:t xml:space="preserve"> </w:t>
      </w:r>
      <w:r w:rsidRPr="00CE02A3">
        <w:t>Los grados académicos de Licenciatura en Medicina y en Ciencias Jurídicas equivalen a 300 SCT.</w:t>
      </w:r>
    </w:p>
    <w:p w14:paraId="05BCFEB4" w14:textId="6985747F" w:rsidR="00CE02A3" w:rsidRPr="00CE02A3" w:rsidRDefault="00CE02A3">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1064" w14:textId="277EE87F" w:rsidR="003107F4" w:rsidRDefault="003107F4">
    <w:pPr>
      <w:pBdr>
        <w:top w:val="nil"/>
        <w:left w:val="nil"/>
        <w:bottom w:val="nil"/>
        <w:right w:val="nil"/>
        <w:between w:val="nil"/>
      </w:pBdr>
      <w:tabs>
        <w:tab w:val="center" w:pos="4419"/>
        <w:tab w:val="right" w:pos="8838"/>
      </w:tabs>
      <w:spacing w:after="0"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AA0"/>
    <w:multiLevelType w:val="hybridMultilevel"/>
    <w:tmpl w:val="84F0535C"/>
    <w:lvl w:ilvl="0" w:tplc="E470616A">
      <w:start w:val="2"/>
      <w:numFmt w:val="bullet"/>
      <w:lvlText w:val="-"/>
      <w:lvlJc w:val="left"/>
      <w:pPr>
        <w:ind w:left="720" w:hanging="360"/>
      </w:pPr>
      <w:rPr>
        <w:rFonts w:ascii="Aptos" w:eastAsia="Aptos" w:hAnsi="Aptos"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326C2F"/>
    <w:multiLevelType w:val="multilevel"/>
    <w:tmpl w:val="104ED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446AC1"/>
    <w:multiLevelType w:val="hybridMultilevel"/>
    <w:tmpl w:val="97B474A6"/>
    <w:lvl w:ilvl="0" w:tplc="9CCE302C">
      <w:start w:val="1"/>
      <w:numFmt w:val="bullet"/>
      <w:lvlText w:val="•"/>
      <w:lvlJc w:val="left"/>
      <w:pPr>
        <w:tabs>
          <w:tab w:val="num" w:pos="720"/>
        </w:tabs>
        <w:ind w:left="720" w:hanging="360"/>
      </w:pPr>
      <w:rPr>
        <w:rFonts w:ascii="Arial" w:hAnsi="Arial" w:hint="default"/>
      </w:rPr>
    </w:lvl>
    <w:lvl w:ilvl="1" w:tplc="4D64855A">
      <w:numFmt w:val="bullet"/>
      <w:lvlText w:val="•"/>
      <w:lvlJc w:val="left"/>
      <w:pPr>
        <w:tabs>
          <w:tab w:val="num" w:pos="1440"/>
        </w:tabs>
        <w:ind w:left="1440" w:hanging="360"/>
      </w:pPr>
      <w:rPr>
        <w:rFonts w:ascii="Arial" w:hAnsi="Arial" w:hint="default"/>
      </w:rPr>
    </w:lvl>
    <w:lvl w:ilvl="2" w:tplc="5958FCD4" w:tentative="1">
      <w:start w:val="1"/>
      <w:numFmt w:val="bullet"/>
      <w:lvlText w:val="•"/>
      <w:lvlJc w:val="left"/>
      <w:pPr>
        <w:tabs>
          <w:tab w:val="num" w:pos="2160"/>
        </w:tabs>
        <w:ind w:left="2160" w:hanging="360"/>
      </w:pPr>
      <w:rPr>
        <w:rFonts w:ascii="Arial" w:hAnsi="Arial" w:hint="default"/>
      </w:rPr>
    </w:lvl>
    <w:lvl w:ilvl="3" w:tplc="1F62577E" w:tentative="1">
      <w:start w:val="1"/>
      <w:numFmt w:val="bullet"/>
      <w:lvlText w:val="•"/>
      <w:lvlJc w:val="left"/>
      <w:pPr>
        <w:tabs>
          <w:tab w:val="num" w:pos="2880"/>
        </w:tabs>
        <w:ind w:left="2880" w:hanging="360"/>
      </w:pPr>
      <w:rPr>
        <w:rFonts w:ascii="Arial" w:hAnsi="Arial" w:hint="default"/>
      </w:rPr>
    </w:lvl>
    <w:lvl w:ilvl="4" w:tplc="0C02FB58" w:tentative="1">
      <w:start w:val="1"/>
      <w:numFmt w:val="bullet"/>
      <w:lvlText w:val="•"/>
      <w:lvlJc w:val="left"/>
      <w:pPr>
        <w:tabs>
          <w:tab w:val="num" w:pos="3600"/>
        </w:tabs>
        <w:ind w:left="3600" w:hanging="360"/>
      </w:pPr>
      <w:rPr>
        <w:rFonts w:ascii="Arial" w:hAnsi="Arial" w:hint="default"/>
      </w:rPr>
    </w:lvl>
    <w:lvl w:ilvl="5" w:tplc="058404CA" w:tentative="1">
      <w:start w:val="1"/>
      <w:numFmt w:val="bullet"/>
      <w:lvlText w:val="•"/>
      <w:lvlJc w:val="left"/>
      <w:pPr>
        <w:tabs>
          <w:tab w:val="num" w:pos="4320"/>
        </w:tabs>
        <w:ind w:left="4320" w:hanging="360"/>
      </w:pPr>
      <w:rPr>
        <w:rFonts w:ascii="Arial" w:hAnsi="Arial" w:hint="default"/>
      </w:rPr>
    </w:lvl>
    <w:lvl w:ilvl="6" w:tplc="04E40D5A" w:tentative="1">
      <w:start w:val="1"/>
      <w:numFmt w:val="bullet"/>
      <w:lvlText w:val="•"/>
      <w:lvlJc w:val="left"/>
      <w:pPr>
        <w:tabs>
          <w:tab w:val="num" w:pos="5040"/>
        </w:tabs>
        <w:ind w:left="5040" w:hanging="360"/>
      </w:pPr>
      <w:rPr>
        <w:rFonts w:ascii="Arial" w:hAnsi="Arial" w:hint="default"/>
      </w:rPr>
    </w:lvl>
    <w:lvl w:ilvl="7" w:tplc="AB904832" w:tentative="1">
      <w:start w:val="1"/>
      <w:numFmt w:val="bullet"/>
      <w:lvlText w:val="•"/>
      <w:lvlJc w:val="left"/>
      <w:pPr>
        <w:tabs>
          <w:tab w:val="num" w:pos="5760"/>
        </w:tabs>
        <w:ind w:left="5760" w:hanging="360"/>
      </w:pPr>
      <w:rPr>
        <w:rFonts w:ascii="Arial" w:hAnsi="Arial" w:hint="default"/>
      </w:rPr>
    </w:lvl>
    <w:lvl w:ilvl="8" w:tplc="188C30A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065E6E"/>
    <w:multiLevelType w:val="hybridMultilevel"/>
    <w:tmpl w:val="ED9AE68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AC0F98"/>
    <w:multiLevelType w:val="multilevel"/>
    <w:tmpl w:val="A9B2C5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E4152C"/>
    <w:multiLevelType w:val="hybridMultilevel"/>
    <w:tmpl w:val="28D4A116"/>
    <w:lvl w:ilvl="0" w:tplc="C082D9A4">
      <w:start w:val="2"/>
      <w:numFmt w:val="bullet"/>
      <w:lvlText w:val="-"/>
      <w:lvlJc w:val="left"/>
      <w:pPr>
        <w:ind w:left="720" w:hanging="360"/>
      </w:pPr>
      <w:rPr>
        <w:rFonts w:ascii="Aptos" w:eastAsia="Aptos" w:hAnsi="Aptos"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7D7FF1"/>
    <w:multiLevelType w:val="hybridMultilevel"/>
    <w:tmpl w:val="188C37F2"/>
    <w:lvl w:ilvl="0" w:tplc="9FF88986">
      <w:start w:val="1"/>
      <w:numFmt w:val="bullet"/>
      <w:lvlText w:val="•"/>
      <w:lvlJc w:val="left"/>
      <w:pPr>
        <w:tabs>
          <w:tab w:val="num" w:pos="720"/>
        </w:tabs>
        <w:ind w:left="720" w:hanging="360"/>
      </w:pPr>
      <w:rPr>
        <w:rFonts w:ascii="Arial" w:hAnsi="Arial" w:hint="default"/>
      </w:rPr>
    </w:lvl>
    <w:lvl w:ilvl="1" w:tplc="55DEB7C4" w:tentative="1">
      <w:start w:val="1"/>
      <w:numFmt w:val="bullet"/>
      <w:lvlText w:val="•"/>
      <w:lvlJc w:val="left"/>
      <w:pPr>
        <w:tabs>
          <w:tab w:val="num" w:pos="1440"/>
        </w:tabs>
        <w:ind w:left="1440" w:hanging="360"/>
      </w:pPr>
      <w:rPr>
        <w:rFonts w:ascii="Arial" w:hAnsi="Arial" w:hint="default"/>
      </w:rPr>
    </w:lvl>
    <w:lvl w:ilvl="2" w:tplc="847050F4" w:tentative="1">
      <w:start w:val="1"/>
      <w:numFmt w:val="bullet"/>
      <w:lvlText w:val="•"/>
      <w:lvlJc w:val="left"/>
      <w:pPr>
        <w:tabs>
          <w:tab w:val="num" w:pos="2160"/>
        </w:tabs>
        <w:ind w:left="2160" w:hanging="360"/>
      </w:pPr>
      <w:rPr>
        <w:rFonts w:ascii="Arial" w:hAnsi="Arial" w:hint="default"/>
      </w:rPr>
    </w:lvl>
    <w:lvl w:ilvl="3" w:tplc="32BCCF48" w:tentative="1">
      <w:start w:val="1"/>
      <w:numFmt w:val="bullet"/>
      <w:lvlText w:val="•"/>
      <w:lvlJc w:val="left"/>
      <w:pPr>
        <w:tabs>
          <w:tab w:val="num" w:pos="2880"/>
        </w:tabs>
        <w:ind w:left="2880" w:hanging="360"/>
      </w:pPr>
      <w:rPr>
        <w:rFonts w:ascii="Arial" w:hAnsi="Arial" w:hint="default"/>
      </w:rPr>
    </w:lvl>
    <w:lvl w:ilvl="4" w:tplc="77686D36" w:tentative="1">
      <w:start w:val="1"/>
      <w:numFmt w:val="bullet"/>
      <w:lvlText w:val="•"/>
      <w:lvlJc w:val="left"/>
      <w:pPr>
        <w:tabs>
          <w:tab w:val="num" w:pos="3600"/>
        </w:tabs>
        <w:ind w:left="3600" w:hanging="360"/>
      </w:pPr>
      <w:rPr>
        <w:rFonts w:ascii="Arial" w:hAnsi="Arial" w:hint="default"/>
      </w:rPr>
    </w:lvl>
    <w:lvl w:ilvl="5" w:tplc="131ED7A2" w:tentative="1">
      <w:start w:val="1"/>
      <w:numFmt w:val="bullet"/>
      <w:lvlText w:val="•"/>
      <w:lvlJc w:val="left"/>
      <w:pPr>
        <w:tabs>
          <w:tab w:val="num" w:pos="4320"/>
        </w:tabs>
        <w:ind w:left="4320" w:hanging="360"/>
      </w:pPr>
      <w:rPr>
        <w:rFonts w:ascii="Arial" w:hAnsi="Arial" w:hint="default"/>
      </w:rPr>
    </w:lvl>
    <w:lvl w:ilvl="6" w:tplc="FCD2C61E" w:tentative="1">
      <w:start w:val="1"/>
      <w:numFmt w:val="bullet"/>
      <w:lvlText w:val="•"/>
      <w:lvlJc w:val="left"/>
      <w:pPr>
        <w:tabs>
          <w:tab w:val="num" w:pos="5040"/>
        </w:tabs>
        <w:ind w:left="5040" w:hanging="360"/>
      </w:pPr>
      <w:rPr>
        <w:rFonts w:ascii="Arial" w:hAnsi="Arial" w:hint="default"/>
      </w:rPr>
    </w:lvl>
    <w:lvl w:ilvl="7" w:tplc="2AC2BB22" w:tentative="1">
      <w:start w:val="1"/>
      <w:numFmt w:val="bullet"/>
      <w:lvlText w:val="•"/>
      <w:lvlJc w:val="left"/>
      <w:pPr>
        <w:tabs>
          <w:tab w:val="num" w:pos="5760"/>
        </w:tabs>
        <w:ind w:left="5760" w:hanging="360"/>
      </w:pPr>
      <w:rPr>
        <w:rFonts w:ascii="Arial" w:hAnsi="Arial" w:hint="default"/>
      </w:rPr>
    </w:lvl>
    <w:lvl w:ilvl="8" w:tplc="827E81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086C0E"/>
    <w:multiLevelType w:val="multilevel"/>
    <w:tmpl w:val="2CDA0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592602"/>
    <w:multiLevelType w:val="multilevel"/>
    <w:tmpl w:val="9132C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F100F9"/>
    <w:multiLevelType w:val="multilevel"/>
    <w:tmpl w:val="62585B7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3B723BD0"/>
    <w:multiLevelType w:val="hybridMultilevel"/>
    <w:tmpl w:val="1DF477A8"/>
    <w:lvl w:ilvl="0" w:tplc="B7282816">
      <w:start w:val="2"/>
      <w:numFmt w:val="bullet"/>
      <w:lvlText w:val="-"/>
      <w:lvlJc w:val="left"/>
      <w:pPr>
        <w:ind w:left="720" w:hanging="360"/>
      </w:pPr>
      <w:rPr>
        <w:rFonts w:ascii="Aptos" w:eastAsia="Aptos" w:hAnsi="Aptos"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BC41593"/>
    <w:multiLevelType w:val="hybridMultilevel"/>
    <w:tmpl w:val="3E4C3636"/>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AA5FC7"/>
    <w:multiLevelType w:val="hybridMultilevel"/>
    <w:tmpl w:val="8D86F6AC"/>
    <w:lvl w:ilvl="0" w:tplc="A2702BF4">
      <w:start w:val="2"/>
      <w:numFmt w:val="bullet"/>
      <w:lvlText w:val="-"/>
      <w:lvlJc w:val="left"/>
      <w:pPr>
        <w:ind w:left="720" w:hanging="360"/>
      </w:pPr>
      <w:rPr>
        <w:rFonts w:ascii="Aptos" w:eastAsia="Aptos" w:hAnsi="Aptos"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EE22446"/>
    <w:multiLevelType w:val="hybridMultilevel"/>
    <w:tmpl w:val="0B062820"/>
    <w:lvl w:ilvl="0" w:tplc="7D222814">
      <w:start w:val="2"/>
      <w:numFmt w:val="bullet"/>
      <w:lvlText w:val="-"/>
      <w:lvlJc w:val="left"/>
      <w:pPr>
        <w:ind w:left="720" w:hanging="360"/>
      </w:pPr>
      <w:rPr>
        <w:rFonts w:ascii="Aptos" w:eastAsia="Aptos" w:hAnsi="Aptos"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F846508"/>
    <w:multiLevelType w:val="hybridMultilevel"/>
    <w:tmpl w:val="6CE4EC5E"/>
    <w:lvl w:ilvl="0" w:tplc="635654E2">
      <w:start w:val="1"/>
      <w:numFmt w:val="bullet"/>
      <w:lvlText w:val="•"/>
      <w:lvlJc w:val="left"/>
      <w:pPr>
        <w:tabs>
          <w:tab w:val="num" w:pos="720"/>
        </w:tabs>
        <w:ind w:left="720" w:hanging="360"/>
      </w:pPr>
      <w:rPr>
        <w:rFonts w:ascii="Arial" w:hAnsi="Arial" w:hint="default"/>
      </w:rPr>
    </w:lvl>
    <w:lvl w:ilvl="1" w:tplc="C3AAF842" w:tentative="1">
      <w:start w:val="1"/>
      <w:numFmt w:val="bullet"/>
      <w:lvlText w:val="•"/>
      <w:lvlJc w:val="left"/>
      <w:pPr>
        <w:tabs>
          <w:tab w:val="num" w:pos="1440"/>
        </w:tabs>
        <w:ind w:left="1440" w:hanging="360"/>
      </w:pPr>
      <w:rPr>
        <w:rFonts w:ascii="Arial" w:hAnsi="Arial" w:hint="default"/>
      </w:rPr>
    </w:lvl>
    <w:lvl w:ilvl="2" w:tplc="7CDEC898" w:tentative="1">
      <w:start w:val="1"/>
      <w:numFmt w:val="bullet"/>
      <w:lvlText w:val="•"/>
      <w:lvlJc w:val="left"/>
      <w:pPr>
        <w:tabs>
          <w:tab w:val="num" w:pos="2160"/>
        </w:tabs>
        <w:ind w:left="2160" w:hanging="360"/>
      </w:pPr>
      <w:rPr>
        <w:rFonts w:ascii="Arial" w:hAnsi="Arial" w:hint="default"/>
      </w:rPr>
    </w:lvl>
    <w:lvl w:ilvl="3" w:tplc="1C7E7CE8" w:tentative="1">
      <w:start w:val="1"/>
      <w:numFmt w:val="bullet"/>
      <w:lvlText w:val="•"/>
      <w:lvlJc w:val="left"/>
      <w:pPr>
        <w:tabs>
          <w:tab w:val="num" w:pos="2880"/>
        </w:tabs>
        <w:ind w:left="2880" w:hanging="360"/>
      </w:pPr>
      <w:rPr>
        <w:rFonts w:ascii="Arial" w:hAnsi="Arial" w:hint="default"/>
      </w:rPr>
    </w:lvl>
    <w:lvl w:ilvl="4" w:tplc="5C7A436E" w:tentative="1">
      <w:start w:val="1"/>
      <w:numFmt w:val="bullet"/>
      <w:lvlText w:val="•"/>
      <w:lvlJc w:val="left"/>
      <w:pPr>
        <w:tabs>
          <w:tab w:val="num" w:pos="3600"/>
        </w:tabs>
        <w:ind w:left="3600" w:hanging="360"/>
      </w:pPr>
      <w:rPr>
        <w:rFonts w:ascii="Arial" w:hAnsi="Arial" w:hint="default"/>
      </w:rPr>
    </w:lvl>
    <w:lvl w:ilvl="5" w:tplc="5718974C" w:tentative="1">
      <w:start w:val="1"/>
      <w:numFmt w:val="bullet"/>
      <w:lvlText w:val="•"/>
      <w:lvlJc w:val="left"/>
      <w:pPr>
        <w:tabs>
          <w:tab w:val="num" w:pos="4320"/>
        </w:tabs>
        <w:ind w:left="4320" w:hanging="360"/>
      </w:pPr>
      <w:rPr>
        <w:rFonts w:ascii="Arial" w:hAnsi="Arial" w:hint="default"/>
      </w:rPr>
    </w:lvl>
    <w:lvl w:ilvl="6" w:tplc="BF641518" w:tentative="1">
      <w:start w:val="1"/>
      <w:numFmt w:val="bullet"/>
      <w:lvlText w:val="•"/>
      <w:lvlJc w:val="left"/>
      <w:pPr>
        <w:tabs>
          <w:tab w:val="num" w:pos="5040"/>
        </w:tabs>
        <w:ind w:left="5040" w:hanging="360"/>
      </w:pPr>
      <w:rPr>
        <w:rFonts w:ascii="Arial" w:hAnsi="Arial" w:hint="default"/>
      </w:rPr>
    </w:lvl>
    <w:lvl w:ilvl="7" w:tplc="88E2CD7C" w:tentative="1">
      <w:start w:val="1"/>
      <w:numFmt w:val="bullet"/>
      <w:lvlText w:val="•"/>
      <w:lvlJc w:val="left"/>
      <w:pPr>
        <w:tabs>
          <w:tab w:val="num" w:pos="5760"/>
        </w:tabs>
        <w:ind w:left="5760" w:hanging="360"/>
      </w:pPr>
      <w:rPr>
        <w:rFonts w:ascii="Arial" w:hAnsi="Arial" w:hint="default"/>
      </w:rPr>
    </w:lvl>
    <w:lvl w:ilvl="8" w:tplc="8A72BC3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2E5924"/>
    <w:multiLevelType w:val="multilevel"/>
    <w:tmpl w:val="29E6B496"/>
    <w:lvl w:ilvl="0">
      <w:numFmt w:val="bullet"/>
      <w:lvlText w:val="-"/>
      <w:lvlJc w:val="left"/>
      <w:pPr>
        <w:ind w:left="720" w:hanging="360"/>
      </w:pPr>
      <w:rPr>
        <w:rFonts w:ascii="Aptos" w:eastAsia="Aptos" w:hAnsi="Aptos" w:cs="Apto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AE551E0"/>
    <w:multiLevelType w:val="multilevel"/>
    <w:tmpl w:val="6CF20A64"/>
    <w:lvl w:ilvl="0">
      <w:numFmt w:val="bullet"/>
      <w:lvlText w:val="-"/>
      <w:lvlJc w:val="left"/>
      <w:pPr>
        <w:ind w:left="720" w:hanging="360"/>
      </w:pPr>
      <w:rPr>
        <w:rFonts w:ascii="Aptos" w:eastAsia="Aptos" w:hAnsi="Aptos" w:cs="Apto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0404582"/>
    <w:multiLevelType w:val="multilevel"/>
    <w:tmpl w:val="BFA81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C3353E"/>
    <w:multiLevelType w:val="hybridMultilevel"/>
    <w:tmpl w:val="F6A00EBC"/>
    <w:lvl w:ilvl="0" w:tplc="3968DA2A">
      <w:start w:val="2"/>
      <w:numFmt w:val="bullet"/>
      <w:lvlText w:val="-"/>
      <w:lvlJc w:val="left"/>
      <w:pPr>
        <w:ind w:left="720" w:hanging="360"/>
      </w:pPr>
      <w:rPr>
        <w:rFonts w:ascii="Aptos" w:eastAsia="Aptos" w:hAnsi="Aptos"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1D148CF"/>
    <w:multiLevelType w:val="multilevel"/>
    <w:tmpl w:val="EE0CE9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1D44208"/>
    <w:multiLevelType w:val="hybridMultilevel"/>
    <w:tmpl w:val="159E9EFC"/>
    <w:lvl w:ilvl="0" w:tplc="60F875D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0AC525E"/>
    <w:multiLevelType w:val="multilevel"/>
    <w:tmpl w:val="741A6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901F36"/>
    <w:multiLevelType w:val="multilevel"/>
    <w:tmpl w:val="0CAEA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3D5A6D"/>
    <w:multiLevelType w:val="hybridMultilevel"/>
    <w:tmpl w:val="A386F1A6"/>
    <w:lvl w:ilvl="0" w:tplc="60F875D4">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CAE6558"/>
    <w:multiLevelType w:val="hybridMultilevel"/>
    <w:tmpl w:val="46A481EE"/>
    <w:lvl w:ilvl="0" w:tplc="F38A8488">
      <w:start w:val="1"/>
      <w:numFmt w:val="bullet"/>
      <w:lvlText w:val="•"/>
      <w:lvlJc w:val="left"/>
      <w:pPr>
        <w:tabs>
          <w:tab w:val="num" w:pos="720"/>
        </w:tabs>
        <w:ind w:left="720" w:hanging="360"/>
      </w:pPr>
      <w:rPr>
        <w:rFonts w:ascii="Arial" w:hAnsi="Arial" w:hint="default"/>
      </w:rPr>
    </w:lvl>
    <w:lvl w:ilvl="1" w:tplc="FAECCDC8" w:tentative="1">
      <w:start w:val="1"/>
      <w:numFmt w:val="bullet"/>
      <w:lvlText w:val="•"/>
      <w:lvlJc w:val="left"/>
      <w:pPr>
        <w:tabs>
          <w:tab w:val="num" w:pos="1440"/>
        </w:tabs>
        <w:ind w:left="1440" w:hanging="360"/>
      </w:pPr>
      <w:rPr>
        <w:rFonts w:ascii="Arial" w:hAnsi="Arial" w:hint="default"/>
      </w:rPr>
    </w:lvl>
    <w:lvl w:ilvl="2" w:tplc="0FBAD7D4" w:tentative="1">
      <w:start w:val="1"/>
      <w:numFmt w:val="bullet"/>
      <w:lvlText w:val="•"/>
      <w:lvlJc w:val="left"/>
      <w:pPr>
        <w:tabs>
          <w:tab w:val="num" w:pos="2160"/>
        </w:tabs>
        <w:ind w:left="2160" w:hanging="360"/>
      </w:pPr>
      <w:rPr>
        <w:rFonts w:ascii="Arial" w:hAnsi="Arial" w:hint="default"/>
      </w:rPr>
    </w:lvl>
    <w:lvl w:ilvl="3" w:tplc="78CE0B8C" w:tentative="1">
      <w:start w:val="1"/>
      <w:numFmt w:val="bullet"/>
      <w:lvlText w:val="•"/>
      <w:lvlJc w:val="left"/>
      <w:pPr>
        <w:tabs>
          <w:tab w:val="num" w:pos="2880"/>
        </w:tabs>
        <w:ind w:left="2880" w:hanging="360"/>
      </w:pPr>
      <w:rPr>
        <w:rFonts w:ascii="Arial" w:hAnsi="Arial" w:hint="default"/>
      </w:rPr>
    </w:lvl>
    <w:lvl w:ilvl="4" w:tplc="53660700" w:tentative="1">
      <w:start w:val="1"/>
      <w:numFmt w:val="bullet"/>
      <w:lvlText w:val="•"/>
      <w:lvlJc w:val="left"/>
      <w:pPr>
        <w:tabs>
          <w:tab w:val="num" w:pos="3600"/>
        </w:tabs>
        <w:ind w:left="3600" w:hanging="360"/>
      </w:pPr>
      <w:rPr>
        <w:rFonts w:ascii="Arial" w:hAnsi="Arial" w:hint="default"/>
      </w:rPr>
    </w:lvl>
    <w:lvl w:ilvl="5" w:tplc="D006ECA8" w:tentative="1">
      <w:start w:val="1"/>
      <w:numFmt w:val="bullet"/>
      <w:lvlText w:val="•"/>
      <w:lvlJc w:val="left"/>
      <w:pPr>
        <w:tabs>
          <w:tab w:val="num" w:pos="4320"/>
        </w:tabs>
        <w:ind w:left="4320" w:hanging="360"/>
      </w:pPr>
      <w:rPr>
        <w:rFonts w:ascii="Arial" w:hAnsi="Arial" w:hint="default"/>
      </w:rPr>
    </w:lvl>
    <w:lvl w:ilvl="6" w:tplc="767AB836" w:tentative="1">
      <w:start w:val="1"/>
      <w:numFmt w:val="bullet"/>
      <w:lvlText w:val="•"/>
      <w:lvlJc w:val="left"/>
      <w:pPr>
        <w:tabs>
          <w:tab w:val="num" w:pos="5040"/>
        </w:tabs>
        <w:ind w:left="5040" w:hanging="360"/>
      </w:pPr>
      <w:rPr>
        <w:rFonts w:ascii="Arial" w:hAnsi="Arial" w:hint="default"/>
      </w:rPr>
    </w:lvl>
    <w:lvl w:ilvl="7" w:tplc="89169FF8" w:tentative="1">
      <w:start w:val="1"/>
      <w:numFmt w:val="bullet"/>
      <w:lvlText w:val="•"/>
      <w:lvlJc w:val="left"/>
      <w:pPr>
        <w:tabs>
          <w:tab w:val="num" w:pos="5760"/>
        </w:tabs>
        <w:ind w:left="5760" w:hanging="360"/>
      </w:pPr>
      <w:rPr>
        <w:rFonts w:ascii="Arial" w:hAnsi="Arial" w:hint="default"/>
      </w:rPr>
    </w:lvl>
    <w:lvl w:ilvl="8" w:tplc="60E21E94" w:tentative="1">
      <w:start w:val="1"/>
      <w:numFmt w:val="bullet"/>
      <w:lvlText w:val="•"/>
      <w:lvlJc w:val="left"/>
      <w:pPr>
        <w:tabs>
          <w:tab w:val="num" w:pos="6480"/>
        </w:tabs>
        <w:ind w:left="6480" w:hanging="360"/>
      </w:pPr>
      <w:rPr>
        <w:rFonts w:ascii="Arial" w:hAnsi="Arial" w:hint="default"/>
      </w:rPr>
    </w:lvl>
  </w:abstractNum>
  <w:num w:numId="1" w16cid:durableId="570778430">
    <w:abstractNumId w:val="21"/>
  </w:num>
  <w:num w:numId="2" w16cid:durableId="2076585692">
    <w:abstractNumId w:val="8"/>
  </w:num>
  <w:num w:numId="3" w16cid:durableId="953367712">
    <w:abstractNumId w:val="1"/>
  </w:num>
  <w:num w:numId="4" w16cid:durableId="77682329">
    <w:abstractNumId w:val="7"/>
  </w:num>
  <w:num w:numId="5" w16cid:durableId="700976215">
    <w:abstractNumId w:val="17"/>
  </w:num>
  <w:num w:numId="6" w16cid:durableId="250240451">
    <w:abstractNumId w:val="19"/>
  </w:num>
  <w:num w:numId="7" w16cid:durableId="127556548">
    <w:abstractNumId w:val="15"/>
  </w:num>
  <w:num w:numId="8" w16cid:durableId="1503617012">
    <w:abstractNumId w:val="16"/>
  </w:num>
  <w:num w:numId="9" w16cid:durableId="2126800806">
    <w:abstractNumId w:val="22"/>
  </w:num>
  <w:num w:numId="10" w16cid:durableId="2061517499">
    <w:abstractNumId w:val="4"/>
  </w:num>
  <w:num w:numId="11" w16cid:durableId="496531865">
    <w:abstractNumId w:val="9"/>
  </w:num>
  <w:num w:numId="12" w16cid:durableId="1847750372">
    <w:abstractNumId w:val="9"/>
  </w:num>
  <w:num w:numId="13" w16cid:durableId="1852257776">
    <w:abstractNumId w:val="14"/>
  </w:num>
  <w:num w:numId="14" w16cid:durableId="1311786813">
    <w:abstractNumId w:val="24"/>
  </w:num>
  <w:num w:numId="15" w16cid:durableId="1132752396">
    <w:abstractNumId w:val="2"/>
  </w:num>
  <w:num w:numId="16" w16cid:durableId="960116355">
    <w:abstractNumId w:val="6"/>
  </w:num>
  <w:num w:numId="17" w16cid:durableId="869755864">
    <w:abstractNumId w:val="3"/>
  </w:num>
  <w:num w:numId="18" w16cid:durableId="1415931514">
    <w:abstractNumId w:val="11"/>
  </w:num>
  <w:num w:numId="19" w16cid:durableId="1958366913">
    <w:abstractNumId w:val="20"/>
  </w:num>
  <w:num w:numId="20" w16cid:durableId="1444610317">
    <w:abstractNumId w:val="23"/>
  </w:num>
  <w:num w:numId="21" w16cid:durableId="979966669">
    <w:abstractNumId w:val="9"/>
  </w:num>
  <w:num w:numId="22" w16cid:durableId="1105541461">
    <w:abstractNumId w:val="9"/>
  </w:num>
  <w:num w:numId="23" w16cid:durableId="1779521333">
    <w:abstractNumId w:val="10"/>
  </w:num>
  <w:num w:numId="24" w16cid:durableId="881746977">
    <w:abstractNumId w:val="18"/>
  </w:num>
  <w:num w:numId="25" w16cid:durableId="495070499">
    <w:abstractNumId w:val="5"/>
  </w:num>
  <w:num w:numId="26" w16cid:durableId="1698240402">
    <w:abstractNumId w:val="0"/>
  </w:num>
  <w:num w:numId="27" w16cid:durableId="1491404784">
    <w:abstractNumId w:val="13"/>
  </w:num>
  <w:num w:numId="28" w16cid:durableId="14502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hyphenationZone w:val="425"/>
  <w:characterSpacingControl w:val="doNotCompress"/>
  <w:savePreviewPicture/>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F4"/>
    <w:rsid w:val="000031DB"/>
    <w:rsid w:val="000077D8"/>
    <w:rsid w:val="00016930"/>
    <w:rsid w:val="00016A59"/>
    <w:rsid w:val="000172D3"/>
    <w:rsid w:val="0001749F"/>
    <w:rsid w:val="00020038"/>
    <w:rsid w:val="0002299F"/>
    <w:rsid w:val="00030FD8"/>
    <w:rsid w:val="000352A6"/>
    <w:rsid w:val="000356EB"/>
    <w:rsid w:val="00035854"/>
    <w:rsid w:val="000376F1"/>
    <w:rsid w:val="000404B4"/>
    <w:rsid w:val="000508F9"/>
    <w:rsid w:val="00055680"/>
    <w:rsid w:val="000560C5"/>
    <w:rsid w:val="000632C8"/>
    <w:rsid w:val="00064C34"/>
    <w:rsid w:val="00065F86"/>
    <w:rsid w:val="00067CFD"/>
    <w:rsid w:val="00071548"/>
    <w:rsid w:val="0008052A"/>
    <w:rsid w:val="00083040"/>
    <w:rsid w:val="00091714"/>
    <w:rsid w:val="000A230A"/>
    <w:rsid w:val="000A27A1"/>
    <w:rsid w:val="000A428C"/>
    <w:rsid w:val="000A670D"/>
    <w:rsid w:val="000A6A2B"/>
    <w:rsid w:val="000B3925"/>
    <w:rsid w:val="000B46AD"/>
    <w:rsid w:val="000C2343"/>
    <w:rsid w:val="000D0B13"/>
    <w:rsid w:val="000D146B"/>
    <w:rsid w:val="000D4ECB"/>
    <w:rsid w:val="000E0656"/>
    <w:rsid w:val="000E3DB1"/>
    <w:rsid w:val="000F3B5B"/>
    <w:rsid w:val="000F4C26"/>
    <w:rsid w:val="000F4F04"/>
    <w:rsid w:val="000F5AA8"/>
    <w:rsid w:val="0010543A"/>
    <w:rsid w:val="001058DC"/>
    <w:rsid w:val="00110981"/>
    <w:rsid w:val="00115410"/>
    <w:rsid w:val="0011642B"/>
    <w:rsid w:val="00122295"/>
    <w:rsid w:val="00124832"/>
    <w:rsid w:val="0012548D"/>
    <w:rsid w:val="00130D21"/>
    <w:rsid w:val="00136595"/>
    <w:rsid w:val="00137AC0"/>
    <w:rsid w:val="00142583"/>
    <w:rsid w:val="001455A8"/>
    <w:rsid w:val="00152557"/>
    <w:rsid w:val="00161BF0"/>
    <w:rsid w:val="00164BE7"/>
    <w:rsid w:val="00165AF5"/>
    <w:rsid w:val="001727E9"/>
    <w:rsid w:val="0017285A"/>
    <w:rsid w:val="00172D1F"/>
    <w:rsid w:val="0017365D"/>
    <w:rsid w:val="00176B7D"/>
    <w:rsid w:val="001825BF"/>
    <w:rsid w:val="001A5983"/>
    <w:rsid w:val="001B21C0"/>
    <w:rsid w:val="001D2453"/>
    <w:rsid w:val="001D3944"/>
    <w:rsid w:val="001D78B8"/>
    <w:rsid w:val="001E1907"/>
    <w:rsid w:val="001E1FEE"/>
    <w:rsid w:val="001E2A24"/>
    <w:rsid w:val="001E39E1"/>
    <w:rsid w:val="001E759D"/>
    <w:rsid w:val="001F166F"/>
    <w:rsid w:val="001F5732"/>
    <w:rsid w:val="001F67B6"/>
    <w:rsid w:val="002000E1"/>
    <w:rsid w:val="00211A9D"/>
    <w:rsid w:val="002222F3"/>
    <w:rsid w:val="00234C32"/>
    <w:rsid w:val="0023502E"/>
    <w:rsid w:val="0023526A"/>
    <w:rsid w:val="002372E7"/>
    <w:rsid w:val="0024488E"/>
    <w:rsid w:val="00246468"/>
    <w:rsid w:val="00250522"/>
    <w:rsid w:val="00251589"/>
    <w:rsid w:val="00251771"/>
    <w:rsid w:val="002550F1"/>
    <w:rsid w:val="00257299"/>
    <w:rsid w:val="002638F9"/>
    <w:rsid w:val="00264D96"/>
    <w:rsid w:val="00265213"/>
    <w:rsid w:val="00273D35"/>
    <w:rsid w:val="002746E5"/>
    <w:rsid w:val="002803D4"/>
    <w:rsid w:val="0029066F"/>
    <w:rsid w:val="00292BE8"/>
    <w:rsid w:val="00293080"/>
    <w:rsid w:val="002960F1"/>
    <w:rsid w:val="0029692B"/>
    <w:rsid w:val="002A4672"/>
    <w:rsid w:val="002B0863"/>
    <w:rsid w:val="002B1F96"/>
    <w:rsid w:val="002B56FA"/>
    <w:rsid w:val="002B5DDA"/>
    <w:rsid w:val="002C06FD"/>
    <w:rsid w:val="002C2F2B"/>
    <w:rsid w:val="002C7A30"/>
    <w:rsid w:val="002D682E"/>
    <w:rsid w:val="002E4E7B"/>
    <w:rsid w:val="002E63E1"/>
    <w:rsid w:val="002E66FE"/>
    <w:rsid w:val="002F50FB"/>
    <w:rsid w:val="0030033A"/>
    <w:rsid w:val="003107F4"/>
    <w:rsid w:val="00311F50"/>
    <w:rsid w:val="00313B60"/>
    <w:rsid w:val="00316F7E"/>
    <w:rsid w:val="0032270C"/>
    <w:rsid w:val="00326E10"/>
    <w:rsid w:val="00330F39"/>
    <w:rsid w:val="00333603"/>
    <w:rsid w:val="00335843"/>
    <w:rsid w:val="00336EB9"/>
    <w:rsid w:val="00337275"/>
    <w:rsid w:val="00337DBA"/>
    <w:rsid w:val="0034039D"/>
    <w:rsid w:val="0034384B"/>
    <w:rsid w:val="0034552B"/>
    <w:rsid w:val="003513FC"/>
    <w:rsid w:val="0035207A"/>
    <w:rsid w:val="00355A97"/>
    <w:rsid w:val="003571BF"/>
    <w:rsid w:val="00361664"/>
    <w:rsid w:val="0036196E"/>
    <w:rsid w:val="00363703"/>
    <w:rsid w:val="00364F7F"/>
    <w:rsid w:val="0037021A"/>
    <w:rsid w:val="0037249B"/>
    <w:rsid w:val="00372CFE"/>
    <w:rsid w:val="00374E10"/>
    <w:rsid w:val="00384226"/>
    <w:rsid w:val="00392101"/>
    <w:rsid w:val="00393F3C"/>
    <w:rsid w:val="003A3DF4"/>
    <w:rsid w:val="003A61A6"/>
    <w:rsid w:val="003B65C1"/>
    <w:rsid w:val="003C0439"/>
    <w:rsid w:val="003C1207"/>
    <w:rsid w:val="003C22AD"/>
    <w:rsid w:val="003C4AE6"/>
    <w:rsid w:val="003C6A78"/>
    <w:rsid w:val="003C6CEB"/>
    <w:rsid w:val="003C71D1"/>
    <w:rsid w:val="003C71E6"/>
    <w:rsid w:val="003C76DB"/>
    <w:rsid w:val="003D0C74"/>
    <w:rsid w:val="003D4AA6"/>
    <w:rsid w:val="003E0AD0"/>
    <w:rsid w:val="003E6533"/>
    <w:rsid w:val="003E6EF5"/>
    <w:rsid w:val="003F3D4C"/>
    <w:rsid w:val="00401359"/>
    <w:rsid w:val="00404446"/>
    <w:rsid w:val="00405831"/>
    <w:rsid w:val="00410C1B"/>
    <w:rsid w:val="00413B17"/>
    <w:rsid w:val="00426381"/>
    <w:rsid w:val="00430F5A"/>
    <w:rsid w:val="00431C82"/>
    <w:rsid w:val="00431D60"/>
    <w:rsid w:val="00434F8B"/>
    <w:rsid w:val="00443FCA"/>
    <w:rsid w:val="0044753D"/>
    <w:rsid w:val="004478AE"/>
    <w:rsid w:val="0045362A"/>
    <w:rsid w:val="00464CC0"/>
    <w:rsid w:val="004657CA"/>
    <w:rsid w:val="00466B32"/>
    <w:rsid w:val="00472FE6"/>
    <w:rsid w:val="00475553"/>
    <w:rsid w:val="00477F33"/>
    <w:rsid w:val="0048670F"/>
    <w:rsid w:val="004879ED"/>
    <w:rsid w:val="00490271"/>
    <w:rsid w:val="00492008"/>
    <w:rsid w:val="00492194"/>
    <w:rsid w:val="00493537"/>
    <w:rsid w:val="004976BF"/>
    <w:rsid w:val="004A626A"/>
    <w:rsid w:val="004A62DD"/>
    <w:rsid w:val="004A7000"/>
    <w:rsid w:val="004C21FD"/>
    <w:rsid w:val="004C37A7"/>
    <w:rsid w:val="004C3D49"/>
    <w:rsid w:val="004C5DF7"/>
    <w:rsid w:val="004C5F4B"/>
    <w:rsid w:val="004C757B"/>
    <w:rsid w:val="004D092C"/>
    <w:rsid w:val="004D4F52"/>
    <w:rsid w:val="004E09A1"/>
    <w:rsid w:val="004E2656"/>
    <w:rsid w:val="004E38C8"/>
    <w:rsid w:val="004E3E4B"/>
    <w:rsid w:val="004E4775"/>
    <w:rsid w:val="004E6006"/>
    <w:rsid w:val="004F095D"/>
    <w:rsid w:val="004F1EEB"/>
    <w:rsid w:val="004F2B98"/>
    <w:rsid w:val="004F33BC"/>
    <w:rsid w:val="004F7DC3"/>
    <w:rsid w:val="00501C6E"/>
    <w:rsid w:val="0050346C"/>
    <w:rsid w:val="00503815"/>
    <w:rsid w:val="005044E3"/>
    <w:rsid w:val="00506FF2"/>
    <w:rsid w:val="00510AA1"/>
    <w:rsid w:val="00515586"/>
    <w:rsid w:val="00517AE1"/>
    <w:rsid w:val="005267C5"/>
    <w:rsid w:val="00530B81"/>
    <w:rsid w:val="005316C0"/>
    <w:rsid w:val="00531E06"/>
    <w:rsid w:val="00532B4B"/>
    <w:rsid w:val="0053734C"/>
    <w:rsid w:val="00541832"/>
    <w:rsid w:val="00541AB4"/>
    <w:rsid w:val="00543650"/>
    <w:rsid w:val="00545D5A"/>
    <w:rsid w:val="00547CEB"/>
    <w:rsid w:val="005515BF"/>
    <w:rsid w:val="00552B83"/>
    <w:rsid w:val="00554D5F"/>
    <w:rsid w:val="005564D3"/>
    <w:rsid w:val="00560D89"/>
    <w:rsid w:val="0056440E"/>
    <w:rsid w:val="00570C51"/>
    <w:rsid w:val="005727B3"/>
    <w:rsid w:val="00574BC6"/>
    <w:rsid w:val="00574C47"/>
    <w:rsid w:val="0058009E"/>
    <w:rsid w:val="005832F4"/>
    <w:rsid w:val="0058349F"/>
    <w:rsid w:val="00583A2F"/>
    <w:rsid w:val="00584BAD"/>
    <w:rsid w:val="0058573C"/>
    <w:rsid w:val="00585DC7"/>
    <w:rsid w:val="00592654"/>
    <w:rsid w:val="005935C0"/>
    <w:rsid w:val="005944AC"/>
    <w:rsid w:val="00595864"/>
    <w:rsid w:val="0059686D"/>
    <w:rsid w:val="005A0D88"/>
    <w:rsid w:val="005A4BB8"/>
    <w:rsid w:val="005B2080"/>
    <w:rsid w:val="005B3C81"/>
    <w:rsid w:val="005C319A"/>
    <w:rsid w:val="005C6430"/>
    <w:rsid w:val="005D1EC2"/>
    <w:rsid w:val="005D2A83"/>
    <w:rsid w:val="005D679D"/>
    <w:rsid w:val="005E17AF"/>
    <w:rsid w:val="005E5729"/>
    <w:rsid w:val="0060006F"/>
    <w:rsid w:val="00601640"/>
    <w:rsid w:val="00603310"/>
    <w:rsid w:val="00604597"/>
    <w:rsid w:val="006109B4"/>
    <w:rsid w:val="00610D0D"/>
    <w:rsid w:val="00612663"/>
    <w:rsid w:val="006126D2"/>
    <w:rsid w:val="00616A90"/>
    <w:rsid w:val="006241B1"/>
    <w:rsid w:val="006249CB"/>
    <w:rsid w:val="00626468"/>
    <w:rsid w:val="00626AA6"/>
    <w:rsid w:val="006337CF"/>
    <w:rsid w:val="00635EFD"/>
    <w:rsid w:val="006400F8"/>
    <w:rsid w:val="00640E0A"/>
    <w:rsid w:val="00642C47"/>
    <w:rsid w:val="006438B8"/>
    <w:rsid w:val="00650EC8"/>
    <w:rsid w:val="0065126F"/>
    <w:rsid w:val="006513F3"/>
    <w:rsid w:val="00652774"/>
    <w:rsid w:val="0065335E"/>
    <w:rsid w:val="00655997"/>
    <w:rsid w:val="00656807"/>
    <w:rsid w:val="0065686C"/>
    <w:rsid w:val="00663668"/>
    <w:rsid w:val="0066418F"/>
    <w:rsid w:val="00664A3A"/>
    <w:rsid w:val="00664AC5"/>
    <w:rsid w:val="00667DE0"/>
    <w:rsid w:val="0067088C"/>
    <w:rsid w:val="00670B4E"/>
    <w:rsid w:val="00675B65"/>
    <w:rsid w:val="006767D6"/>
    <w:rsid w:val="0067716E"/>
    <w:rsid w:val="0067787F"/>
    <w:rsid w:val="006807D5"/>
    <w:rsid w:val="00682808"/>
    <w:rsid w:val="00682EBA"/>
    <w:rsid w:val="00684354"/>
    <w:rsid w:val="006A2A60"/>
    <w:rsid w:val="006A3C05"/>
    <w:rsid w:val="006A3FB5"/>
    <w:rsid w:val="006A60F4"/>
    <w:rsid w:val="006B068E"/>
    <w:rsid w:val="006B083B"/>
    <w:rsid w:val="006B1E68"/>
    <w:rsid w:val="006B2534"/>
    <w:rsid w:val="006B3593"/>
    <w:rsid w:val="006B5D1A"/>
    <w:rsid w:val="006B6C51"/>
    <w:rsid w:val="006C15BE"/>
    <w:rsid w:val="006C185D"/>
    <w:rsid w:val="006C2C1F"/>
    <w:rsid w:val="006C31CF"/>
    <w:rsid w:val="006C4967"/>
    <w:rsid w:val="006C67AF"/>
    <w:rsid w:val="006D3B52"/>
    <w:rsid w:val="006D624F"/>
    <w:rsid w:val="006E4F12"/>
    <w:rsid w:val="006F3B9C"/>
    <w:rsid w:val="006F4F42"/>
    <w:rsid w:val="006F7E81"/>
    <w:rsid w:val="00701D48"/>
    <w:rsid w:val="007025D6"/>
    <w:rsid w:val="007029DC"/>
    <w:rsid w:val="0070367B"/>
    <w:rsid w:val="007040B8"/>
    <w:rsid w:val="0070437F"/>
    <w:rsid w:val="0070621D"/>
    <w:rsid w:val="00706567"/>
    <w:rsid w:val="00706985"/>
    <w:rsid w:val="00707C0E"/>
    <w:rsid w:val="00713EF1"/>
    <w:rsid w:val="00714A49"/>
    <w:rsid w:val="0071532B"/>
    <w:rsid w:val="00721781"/>
    <w:rsid w:val="00722E2F"/>
    <w:rsid w:val="007239B8"/>
    <w:rsid w:val="00726634"/>
    <w:rsid w:val="00726EB2"/>
    <w:rsid w:val="00730E58"/>
    <w:rsid w:val="00733ABE"/>
    <w:rsid w:val="00733FC5"/>
    <w:rsid w:val="007341FD"/>
    <w:rsid w:val="00742F79"/>
    <w:rsid w:val="00755C12"/>
    <w:rsid w:val="00756580"/>
    <w:rsid w:val="00760B30"/>
    <w:rsid w:val="0076448B"/>
    <w:rsid w:val="00767656"/>
    <w:rsid w:val="00771079"/>
    <w:rsid w:val="00780268"/>
    <w:rsid w:val="00787D15"/>
    <w:rsid w:val="00791D7D"/>
    <w:rsid w:val="007A714B"/>
    <w:rsid w:val="007C0048"/>
    <w:rsid w:val="007C0486"/>
    <w:rsid w:val="007D13B1"/>
    <w:rsid w:val="007E0DCD"/>
    <w:rsid w:val="007E35CA"/>
    <w:rsid w:val="007E3844"/>
    <w:rsid w:val="007E7DFF"/>
    <w:rsid w:val="007F5498"/>
    <w:rsid w:val="007F575E"/>
    <w:rsid w:val="007F5AC8"/>
    <w:rsid w:val="00800C8D"/>
    <w:rsid w:val="0080129F"/>
    <w:rsid w:val="008052E9"/>
    <w:rsid w:val="00810BC6"/>
    <w:rsid w:val="00812EF3"/>
    <w:rsid w:val="00817AFF"/>
    <w:rsid w:val="00822874"/>
    <w:rsid w:val="00825962"/>
    <w:rsid w:val="008262C4"/>
    <w:rsid w:val="00841A03"/>
    <w:rsid w:val="00843F71"/>
    <w:rsid w:val="00846223"/>
    <w:rsid w:val="00850996"/>
    <w:rsid w:val="0085642E"/>
    <w:rsid w:val="00860E6A"/>
    <w:rsid w:val="00861D01"/>
    <w:rsid w:val="008632B7"/>
    <w:rsid w:val="00870B74"/>
    <w:rsid w:val="00874BEB"/>
    <w:rsid w:val="00875157"/>
    <w:rsid w:val="00875DC2"/>
    <w:rsid w:val="00875FFB"/>
    <w:rsid w:val="0089169E"/>
    <w:rsid w:val="008943D7"/>
    <w:rsid w:val="008A06A4"/>
    <w:rsid w:val="008A1A8A"/>
    <w:rsid w:val="008A3EFA"/>
    <w:rsid w:val="008A5DD3"/>
    <w:rsid w:val="008A7844"/>
    <w:rsid w:val="008B19E4"/>
    <w:rsid w:val="008B371B"/>
    <w:rsid w:val="008B37BB"/>
    <w:rsid w:val="008B3933"/>
    <w:rsid w:val="008B5BD9"/>
    <w:rsid w:val="008B696E"/>
    <w:rsid w:val="008C2B7D"/>
    <w:rsid w:val="008C5A30"/>
    <w:rsid w:val="008C7A88"/>
    <w:rsid w:val="008D10AD"/>
    <w:rsid w:val="008D3184"/>
    <w:rsid w:val="008D358B"/>
    <w:rsid w:val="008D3874"/>
    <w:rsid w:val="008D5760"/>
    <w:rsid w:val="008E04AD"/>
    <w:rsid w:val="008E0748"/>
    <w:rsid w:val="008E1F92"/>
    <w:rsid w:val="008E2CC8"/>
    <w:rsid w:val="008F2C82"/>
    <w:rsid w:val="008F3477"/>
    <w:rsid w:val="008F4732"/>
    <w:rsid w:val="00901C2E"/>
    <w:rsid w:val="00906836"/>
    <w:rsid w:val="00910B7A"/>
    <w:rsid w:val="009150B5"/>
    <w:rsid w:val="0091732C"/>
    <w:rsid w:val="00920DAA"/>
    <w:rsid w:val="00922C7C"/>
    <w:rsid w:val="00924595"/>
    <w:rsid w:val="00925224"/>
    <w:rsid w:val="00926D20"/>
    <w:rsid w:val="00931B9B"/>
    <w:rsid w:val="009338D2"/>
    <w:rsid w:val="00936ABB"/>
    <w:rsid w:val="0093723D"/>
    <w:rsid w:val="009479A9"/>
    <w:rsid w:val="00957772"/>
    <w:rsid w:val="00961442"/>
    <w:rsid w:val="009628E6"/>
    <w:rsid w:val="0097070A"/>
    <w:rsid w:val="00970BA6"/>
    <w:rsid w:val="00973CE0"/>
    <w:rsid w:val="00977F7F"/>
    <w:rsid w:val="00991303"/>
    <w:rsid w:val="00995DBF"/>
    <w:rsid w:val="009A3D1E"/>
    <w:rsid w:val="009A410F"/>
    <w:rsid w:val="009A42ED"/>
    <w:rsid w:val="009B1D65"/>
    <w:rsid w:val="009B4C5B"/>
    <w:rsid w:val="009C36E1"/>
    <w:rsid w:val="009C5323"/>
    <w:rsid w:val="009C7B52"/>
    <w:rsid w:val="009F40E1"/>
    <w:rsid w:val="009F4486"/>
    <w:rsid w:val="009F45ED"/>
    <w:rsid w:val="009F579B"/>
    <w:rsid w:val="00A03F66"/>
    <w:rsid w:val="00A06FE6"/>
    <w:rsid w:val="00A21410"/>
    <w:rsid w:val="00A21A15"/>
    <w:rsid w:val="00A21ABE"/>
    <w:rsid w:val="00A2228A"/>
    <w:rsid w:val="00A243F3"/>
    <w:rsid w:val="00A24E49"/>
    <w:rsid w:val="00A30507"/>
    <w:rsid w:val="00A3652D"/>
    <w:rsid w:val="00A40CBD"/>
    <w:rsid w:val="00A44B4D"/>
    <w:rsid w:val="00A5637E"/>
    <w:rsid w:val="00A57257"/>
    <w:rsid w:val="00A57C6E"/>
    <w:rsid w:val="00A62EFB"/>
    <w:rsid w:val="00A63704"/>
    <w:rsid w:val="00A63839"/>
    <w:rsid w:val="00A65679"/>
    <w:rsid w:val="00A67F43"/>
    <w:rsid w:val="00A7262C"/>
    <w:rsid w:val="00A744FA"/>
    <w:rsid w:val="00A760B7"/>
    <w:rsid w:val="00A8117E"/>
    <w:rsid w:val="00A875B3"/>
    <w:rsid w:val="00A87CD5"/>
    <w:rsid w:val="00A9270C"/>
    <w:rsid w:val="00A92A21"/>
    <w:rsid w:val="00AA51F0"/>
    <w:rsid w:val="00AB1777"/>
    <w:rsid w:val="00AB303E"/>
    <w:rsid w:val="00AC441F"/>
    <w:rsid w:val="00AC4B53"/>
    <w:rsid w:val="00AC531F"/>
    <w:rsid w:val="00AD14FB"/>
    <w:rsid w:val="00AD312F"/>
    <w:rsid w:val="00AF47AC"/>
    <w:rsid w:val="00AF4CB7"/>
    <w:rsid w:val="00AF6FF2"/>
    <w:rsid w:val="00B05479"/>
    <w:rsid w:val="00B0713D"/>
    <w:rsid w:val="00B07231"/>
    <w:rsid w:val="00B13A8D"/>
    <w:rsid w:val="00B15ADA"/>
    <w:rsid w:val="00B20061"/>
    <w:rsid w:val="00B22658"/>
    <w:rsid w:val="00B22CB0"/>
    <w:rsid w:val="00B22CD2"/>
    <w:rsid w:val="00B241E8"/>
    <w:rsid w:val="00B25AF5"/>
    <w:rsid w:val="00B31AED"/>
    <w:rsid w:val="00B369C3"/>
    <w:rsid w:val="00B40DDA"/>
    <w:rsid w:val="00B42845"/>
    <w:rsid w:val="00B44B67"/>
    <w:rsid w:val="00B5059A"/>
    <w:rsid w:val="00B5079E"/>
    <w:rsid w:val="00B52339"/>
    <w:rsid w:val="00B64ACF"/>
    <w:rsid w:val="00B70CA2"/>
    <w:rsid w:val="00B711C0"/>
    <w:rsid w:val="00B7121E"/>
    <w:rsid w:val="00B71F5F"/>
    <w:rsid w:val="00B725BF"/>
    <w:rsid w:val="00B73734"/>
    <w:rsid w:val="00B7387D"/>
    <w:rsid w:val="00B774CB"/>
    <w:rsid w:val="00B77F96"/>
    <w:rsid w:val="00B80ADD"/>
    <w:rsid w:val="00B80D54"/>
    <w:rsid w:val="00B8653F"/>
    <w:rsid w:val="00B86F32"/>
    <w:rsid w:val="00B8725A"/>
    <w:rsid w:val="00B95EEB"/>
    <w:rsid w:val="00BA037E"/>
    <w:rsid w:val="00BA169C"/>
    <w:rsid w:val="00BA25B0"/>
    <w:rsid w:val="00BA4B85"/>
    <w:rsid w:val="00BA6B9A"/>
    <w:rsid w:val="00BA740C"/>
    <w:rsid w:val="00BB6516"/>
    <w:rsid w:val="00BD4BEB"/>
    <w:rsid w:val="00BE14E7"/>
    <w:rsid w:val="00BE4B29"/>
    <w:rsid w:val="00BE744B"/>
    <w:rsid w:val="00BF2F9D"/>
    <w:rsid w:val="00BF3F35"/>
    <w:rsid w:val="00BF60FE"/>
    <w:rsid w:val="00C079C9"/>
    <w:rsid w:val="00C10789"/>
    <w:rsid w:val="00C12E39"/>
    <w:rsid w:val="00C1432A"/>
    <w:rsid w:val="00C16205"/>
    <w:rsid w:val="00C20058"/>
    <w:rsid w:val="00C20FDB"/>
    <w:rsid w:val="00C23791"/>
    <w:rsid w:val="00C2455B"/>
    <w:rsid w:val="00C31AE9"/>
    <w:rsid w:val="00C31BD5"/>
    <w:rsid w:val="00C33F62"/>
    <w:rsid w:val="00C43B96"/>
    <w:rsid w:val="00C46D72"/>
    <w:rsid w:val="00C56E8F"/>
    <w:rsid w:val="00C66BDF"/>
    <w:rsid w:val="00C7284D"/>
    <w:rsid w:val="00C7345B"/>
    <w:rsid w:val="00C737F0"/>
    <w:rsid w:val="00C817DC"/>
    <w:rsid w:val="00C82798"/>
    <w:rsid w:val="00C929E9"/>
    <w:rsid w:val="00C93B16"/>
    <w:rsid w:val="00C975AA"/>
    <w:rsid w:val="00CA1A53"/>
    <w:rsid w:val="00CA1F0C"/>
    <w:rsid w:val="00CA6873"/>
    <w:rsid w:val="00CB0826"/>
    <w:rsid w:val="00CB116D"/>
    <w:rsid w:val="00CB35DD"/>
    <w:rsid w:val="00CB5023"/>
    <w:rsid w:val="00CB79E5"/>
    <w:rsid w:val="00CC330A"/>
    <w:rsid w:val="00CC68D3"/>
    <w:rsid w:val="00CC6ADB"/>
    <w:rsid w:val="00CD5B11"/>
    <w:rsid w:val="00CD741F"/>
    <w:rsid w:val="00CE02A3"/>
    <w:rsid w:val="00CE4471"/>
    <w:rsid w:val="00CE51CA"/>
    <w:rsid w:val="00CE596E"/>
    <w:rsid w:val="00CF0691"/>
    <w:rsid w:val="00CF0D43"/>
    <w:rsid w:val="00CF1667"/>
    <w:rsid w:val="00CF281C"/>
    <w:rsid w:val="00CF71DB"/>
    <w:rsid w:val="00D00942"/>
    <w:rsid w:val="00D022A2"/>
    <w:rsid w:val="00D04464"/>
    <w:rsid w:val="00D07C3D"/>
    <w:rsid w:val="00D124CC"/>
    <w:rsid w:val="00D15334"/>
    <w:rsid w:val="00D1623C"/>
    <w:rsid w:val="00D16A29"/>
    <w:rsid w:val="00D17247"/>
    <w:rsid w:val="00D21A39"/>
    <w:rsid w:val="00D234D9"/>
    <w:rsid w:val="00D30055"/>
    <w:rsid w:val="00D3083E"/>
    <w:rsid w:val="00D3278A"/>
    <w:rsid w:val="00D34CBF"/>
    <w:rsid w:val="00D35AF4"/>
    <w:rsid w:val="00D417C1"/>
    <w:rsid w:val="00D42F7B"/>
    <w:rsid w:val="00D453DD"/>
    <w:rsid w:val="00D47C00"/>
    <w:rsid w:val="00D5338E"/>
    <w:rsid w:val="00D5409A"/>
    <w:rsid w:val="00D55E51"/>
    <w:rsid w:val="00D56BFB"/>
    <w:rsid w:val="00D5736D"/>
    <w:rsid w:val="00D70814"/>
    <w:rsid w:val="00D718C7"/>
    <w:rsid w:val="00D7453E"/>
    <w:rsid w:val="00D82159"/>
    <w:rsid w:val="00D832DA"/>
    <w:rsid w:val="00D84CFD"/>
    <w:rsid w:val="00D86CDD"/>
    <w:rsid w:val="00DA1C2C"/>
    <w:rsid w:val="00DA49C5"/>
    <w:rsid w:val="00DA7FCE"/>
    <w:rsid w:val="00DB0432"/>
    <w:rsid w:val="00DB23EE"/>
    <w:rsid w:val="00DB76E8"/>
    <w:rsid w:val="00DC1090"/>
    <w:rsid w:val="00DC242B"/>
    <w:rsid w:val="00DC5D7D"/>
    <w:rsid w:val="00DC63C7"/>
    <w:rsid w:val="00DD117E"/>
    <w:rsid w:val="00DD276C"/>
    <w:rsid w:val="00DD36C7"/>
    <w:rsid w:val="00DD707D"/>
    <w:rsid w:val="00DD7C47"/>
    <w:rsid w:val="00DE780E"/>
    <w:rsid w:val="00DF041E"/>
    <w:rsid w:val="00DF09D9"/>
    <w:rsid w:val="00DF0A5F"/>
    <w:rsid w:val="00DF2EDD"/>
    <w:rsid w:val="00DF7C14"/>
    <w:rsid w:val="00E00CAD"/>
    <w:rsid w:val="00E06491"/>
    <w:rsid w:val="00E07133"/>
    <w:rsid w:val="00E10A52"/>
    <w:rsid w:val="00E13BE5"/>
    <w:rsid w:val="00E14CB8"/>
    <w:rsid w:val="00E24C42"/>
    <w:rsid w:val="00E312AC"/>
    <w:rsid w:val="00E33061"/>
    <w:rsid w:val="00E336BD"/>
    <w:rsid w:val="00E34E02"/>
    <w:rsid w:val="00E4253D"/>
    <w:rsid w:val="00E463B2"/>
    <w:rsid w:val="00E5413C"/>
    <w:rsid w:val="00E55DBF"/>
    <w:rsid w:val="00E646CF"/>
    <w:rsid w:val="00E64C56"/>
    <w:rsid w:val="00E65556"/>
    <w:rsid w:val="00E7492E"/>
    <w:rsid w:val="00E75053"/>
    <w:rsid w:val="00E80933"/>
    <w:rsid w:val="00E868D5"/>
    <w:rsid w:val="00E90E86"/>
    <w:rsid w:val="00E9417C"/>
    <w:rsid w:val="00E95028"/>
    <w:rsid w:val="00E97AF4"/>
    <w:rsid w:val="00EA3506"/>
    <w:rsid w:val="00EB05A5"/>
    <w:rsid w:val="00EB42A6"/>
    <w:rsid w:val="00EB4FF0"/>
    <w:rsid w:val="00EB7266"/>
    <w:rsid w:val="00EC0D4C"/>
    <w:rsid w:val="00EC2DEB"/>
    <w:rsid w:val="00EC3239"/>
    <w:rsid w:val="00EC36B8"/>
    <w:rsid w:val="00EC794F"/>
    <w:rsid w:val="00EC7C08"/>
    <w:rsid w:val="00ED0E72"/>
    <w:rsid w:val="00ED6077"/>
    <w:rsid w:val="00EE7420"/>
    <w:rsid w:val="00EF0671"/>
    <w:rsid w:val="00EF6D0D"/>
    <w:rsid w:val="00F00DCF"/>
    <w:rsid w:val="00F03903"/>
    <w:rsid w:val="00F04A0F"/>
    <w:rsid w:val="00F0570B"/>
    <w:rsid w:val="00F06BEE"/>
    <w:rsid w:val="00F14EE9"/>
    <w:rsid w:val="00F16BB6"/>
    <w:rsid w:val="00F174E1"/>
    <w:rsid w:val="00F2029D"/>
    <w:rsid w:val="00F2633C"/>
    <w:rsid w:val="00F31FB9"/>
    <w:rsid w:val="00F34B4E"/>
    <w:rsid w:val="00F412F5"/>
    <w:rsid w:val="00F44671"/>
    <w:rsid w:val="00F45516"/>
    <w:rsid w:val="00F458F5"/>
    <w:rsid w:val="00F46037"/>
    <w:rsid w:val="00F46338"/>
    <w:rsid w:val="00F528B0"/>
    <w:rsid w:val="00F560E8"/>
    <w:rsid w:val="00F6204C"/>
    <w:rsid w:val="00F63770"/>
    <w:rsid w:val="00F65A38"/>
    <w:rsid w:val="00F7163A"/>
    <w:rsid w:val="00F75F0F"/>
    <w:rsid w:val="00F766C2"/>
    <w:rsid w:val="00F801DA"/>
    <w:rsid w:val="00F85BC5"/>
    <w:rsid w:val="00F86AEF"/>
    <w:rsid w:val="00F87E8B"/>
    <w:rsid w:val="00F90E69"/>
    <w:rsid w:val="00F95602"/>
    <w:rsid w:val="00FA1A78"/>
    <w:rsid w:val="00FA3B44"/>
    <w:rsid w:val="00FA44B9"/>
    <w:rsid w:val="00FB51A5"/>
    <w:rsid w:val="00FC628F"/>
    <w:rsid w:val="00FC6C43"/>
    <w:rsid w:val="00FC7325"/>
    <w:rsid w:val="00FD0981"/>
    <w:rsid w:val="00FD2921"/>
    <w:rsid w:val="00FD5FDD"/>
    <w:rsid w:val="00FD750F"/>
    <w:rsid w:val="00FE01C5"/>
    <w:rsid w:val="00FF46DF"/>
    <w:rsid w:val="00FF58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C3B0EA6"/>
  <w15:docId w15:val="{AB227834-06A1-4857-AAAE-CC91F687C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numPr>
        <w:numId w:val="11"/>
      </w:numPr>
      <w:spacing w:before="240" w:after="240"/>
      <w:outlineLvl w:val="0"/>
    </w:pPr>
    <w:rPr>
      <w:rFonts w:ascii="Play" w:eastAsia="Play" w:hAnsi="Play" w:cs="Play"/>
      <w:color w:val="0F4761"/>
      <w:sz w:val="28"/>
      <w:szCs w:val="28"/>
    </w:rPr>
  </w:style>
  <w:style w:type="paragraph" w:styleId="Ttulo2">
    <w:name w:val="heading 2"/>
    <w:basedOn w:val="Normal"/>
    <w:next w:val="Normal"/>
    <w:autoRedefine/>
    <w:uiPriority w:val="9"/>
    <w:unhideWhenUsed/>
    <w:qFormat/>
    <w:rsid w:val="003C0439"/>
    <w:pPr>
      <w:numPr>
        <w:ilvl w:val="1"/>
        <w:numId w:val="11"/>
      </w:numPr>
      <w:spacing w:before="360" w:after="240"/>
      <w:ind w:left="624" w:hanging="624"/>
      <w:jc w:val="both"/>
      <w:outlineLvl w:val="1"/>
    </w:pPr>
    <w:rPr>
      <w:rFonts w:ascii="Play" w:eastAsia="Play" w:hAnsi="Play" w:cs="Play"/>
      <w:color w:val="0F4761" w:themeColor="accent1" w:themeShade="BF"/>
      <w:sz w:val="28"/>
      <w:szCs w:val="28"/>
    </w:rPr>
  </w:style>
  <w:style w:type="paragraph" w:styleId="Ttulo3">
    <w:name w:val="heading 3"/>
    <w:basedOn w:val="Normal"/>
    <w:next w:val="Normal"/>
    <w:uiPriority w:val="9"/>
    <w:unhideWhenUsed/>
    <w:qFormat/>
    <w:pPr>
      <w:keepNext/>
      <w:keepLines/>
      <w:numPr>
        <w:ilvl w:val="2"/>
        <w:numId w:val="11"/>
      </w:numPr>
      <w:spacing w:before="360" w:after="240"/>
      <w:outlineLvl w:val="2"/>
    </w:pPr>
    <w:rPr>
      <w:color w:val="0F4761"/>
      <w:sz w:val="28"/>
      <w:szCs w:val="28"/>
    </w:rPr>
  </w:style>
  <w:style w:type="paragraph" w:styleId="Ttulo4">
    <w:name w:val="heading 4"/>
    <w:basedOn w:val="Normal"/>
    <w:next w:val="Normal"/>
    <w:uiPriority w:val="9"/>
    <w:unhideWhenUsed/>
    <w:qFormat/>
    <w:pPr>
      <w:keepNext/>
      <w:keepLines/>
      <w:numPr>
        <w:ilvl w:val="3"/>
        <w:numId w:val="11"/>
      </w:numPr>
      <w:spacing w:before="360" w:after="360"/>
      <w:outlineLvl w:val="3"/>
    </w:pPr>
    <w:rPr>
      <w:color w:val="0F4761"/>
      <w:sz w:val="24"/>
      <w:szCs w:val="24"/>
    </w:rPr>
  </w:style>
  <w:style w:type="paragraph" w:styleId="Ttulo5">
    <w:name w:val="heading 5"/>
    <w:basedOn w:val="Normal"/>
    <w:next w:val="Normal"/>
    <w:autoRedefine/>
    <w:uiPriority w:val="9"/>
    <w:unhideWhenUsed/>
    <w:qFormat/>
    <w:rsid w:val="00D56BFB"/>
    <w:pPr>
      <w:keepNext/>
      <w:keepLines/>
      <w:numPr>
        <w:ilvl w:val="4"/>
        <w:numId w:val="11"/>
      </w:numPr>
      <w:spacing w:before="240" w:after="240"/>
      <w:outlineLvl w:val="4"/>
    </w:pPr>
    <w:rPr>
      <w:color w:val="0F4761"/>
    </w:rPr>
  </w:style>
  <w:style w:type="paragraph" w:styleId="Ttulo6">
    <w:name w:val="heading 6"/>
    <w:basedOn w:val="Normal"/>
    <w:next w:val="Normal"/>
    <w:uiPriority w:val="9"/>
    <w:unhideWhenUsed/>
    <w:qFormat/>
    <w:rsid w:val="00DB76E8"/>
    <w:pPr>
      <w:keepNext/>
      <w:keepLines/>
      <w:numPr>
        <w:ilvl w:val="5"/>
        <w:numId w:val="11"/>
      </w:numPr>
      <w:spacing w:before="120" w:after="120"/>
      <w:ind w:left="1151" w:hanging="1151"/>
      <w:outlineLvl w:val="5"/>
    </w:pPr>
    <w:rPr>
      <w:color w:val="156082" w:themeColor="accent1"/>
    </w:rPr>
  </w:style>
  <w:style w:type="paragraph" w:styleId="Ttulo7">
    <w:name w:val="heading 7"/>
    <w:basedOn w:val="Normal"/>
    <w:next w:val="Normal"/>
    <w:link w:val="Ttulo7Car"/>
    <w:uiPriority w:val="9"/>
    <w:unhideWhenUsed/>
    <w:qFormat/>
    <w:rsid w:val="002F0D9E"/>
    <w:pPr>
      <w:keepNext/>
      <w:keepLines/>
      <w:numPr>
        <w:ilvl w:val="6"/>
        <w:numId w:val="1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0D9E"/>
    <w:pPr>
      <w:keepNext/>
      <w:keepLines/>
      <w:numPr>
        <w:ilvl w:val="7"/>
        <w:numId w:val="1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0D9E"/>
    <w:pPr>
      <w:keepNext/>
      <w:keepLines/>
      <w:numPr>
        <w:ilvl w:val="8"/>
        <w:numId w:val="1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142938"/>
    <w:rPr>
      <w:rFonts w:asciiTheme="majorHAnsi" w:eastAsiaTheme="majorEastAsia" w:hAnsiTheme="majorHAnsi" w:cstheme="majorBidi"/>
      <w:color w:val="0F4761" w:themeColor="accent1" w:themeShade="BF"/>
      <w:sz w:val="28"/>
      <w:szCs w:val="40"/>
    </w:rPr>
  </w:style>
  <w:style w:type="character" w:customStyle="1" w:styleId="Ttulo2Car">
    <w:name w:val="Título 2 Car"/>
    <w:basedOn w:val="Fuentedeprrafopredeter"/>
    <w:uiPriority w:val="9"/>
    <w:rsid w:val="00142938"/>
    <w:rPr>
      <w:rFonts w:asciiTheme="majorHAnsi" w:eastAsiaTheme="majorEastAsia" w:hAnsiTheme="majorHAnsi" w:cstheme="majorBidi"/>
      <w:color w:val="0F4761" w:themeColor="accent1" w:themeShade="BF"/>
      <w:sz w:val="28"/>
      <w:szCs w:val="32"/>
    </w:rPr>
  </w:style>
  <w:style w:type="character" w:customStyle="1" w:styleId="Ttulo3Car">
    <w:name w:val="Título 3 Car"/>
    <w:basedOn w:val="Fuentedeprrafopredeter"/>
    <w:uiPriority w:val="9"/>
    <w:rsid w:val="00142938"/>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142938"/>
    <w:rPr>
      <w:rFonts w:eastAsiaTheme="majorEastAsia" w:cstheme="majorBidi"/>
      <w:iCs/>
      <w:color w:val="0F4761" w:themeColor="accent1" w:themeShade="BF"/>
      <w:sz w:val="24"/>
    </w:rPr>
  </w:style>
  <w:style w:type="character" w:customStyle="1" w:styleId="Ttulo5Car">
    <w:name w:val="Título 5 Car"/>
    <w:basedOn w:val="Fuentedeprrafopredeter"/>
    <w:uiPriority w:val="9"/>
    <w:rsid w:val="002F0D9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F0D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2F0D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0D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0D9E"/>
    <w:rPr>
      <w:rFonts w:eastAsiaTheme="majorEastAsia" w:cstheme="majorBidi"/>
      <w:color w:val="272727" w:themeColor="text1" w:themeTint="D8"/>
    </w:rPr>
  </w:style>
  <w:style w:type="character" w:customStyle="1" w:styleId="TtuloCar">
    <w:name w:val="Título Car"/>
    <w:basedOn w:val="Fuentedeprrafopredeter"/>
    <w:uiPriority w:val="10"/>
    <w:rsid w:val="002F0D9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F0D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0D9E"/>
    <w:pPr>
      <w:spacing w:before="160"/>
      <w:jc w:val="center"/>
    </w:pPr>
    <w:rPr>
      <w:i/>
      <w:iCs/>
      <w:color w:val="404040" w:themeColor="text1" w:themeTint="BF"/>
    </w:rPr>
  </w:style>
  <w:style w:type="character" w:customStyle="1" w:styleId="CitaCar">
    <w:name w:val="Cita Car"/>
    <w:basedOn w:val="Fuentedeprrafopredeter"/>
    <w:link w:val="Cita"/>
    <w:uiPriority w:val="29"/>
    <w:rsid w:val="002F0D9E"/>
    <w:rPr>
      <w:i/>
      <w:iCs/>
      <w:color w:val="404040" w:themeColor="text1" w:themeTint="BF"/>
    </w:rPr>
  </w:style>
  <w:style w:type="paragraph" w:styleId="Prrafodelista">
    <w:name w:val="List Paragraph"/>
    <w:basedOn w:val="Normal"/>
    <w:uiPriority w:val="34"/>
    <w:qFormat/>
    <w:rsid w:val="002F0D9E"/>
    <w:pPr>
      <w:ind w:left="720"/>
      <w:contextualSpacing/>
    </w:pPr>
  </w:style>
  <w:style w:type="character" w:styleId="nfasisintenso">
    <w:name w:val="Intense Emphasis"/>
    <w:basedOn w:val="Fuentedeprrafopredeter"/>
    <w:uiPriority w:val="21"/>
    <w:qFormat/>
    <w:rsid w:val="002F0D9E"/>
    <w:rPr>
      <w:i/>
      <w:iCs/>
      <w:color w:val="0F4761" w:themeColor="accent1" w:themeShade="BF"/>
    </w:rPr>
  </w:style>
  <w:style w:type="paragraph" w:styleId="Citadestacada">
    <w:name w:val="Intense Quote"/>
    <w:basedOn w:val="Normal"/>
    <w:next w:val="Normal"/>
    <w:link w:val="CitadestacadaCar"/>
    <w:uiPriority w:val="30"/>
    <w:qFormat/>
    <w:rsid w:val="002F0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0D9E"/>
    <w:rPr>
      <w:i/>
      <w:iCs/>
      <w:color w:val="0F4761" w:themeColor="accent1" w:themeShade="BF"/>
    </w:rPr>
  </w:style>
  <w:style w:type="character" w:styleId="Referenciaintensa">
    <w:name w:val="Intense Reference"/>
    <w:basedOn w:val="Fuentedeprrafopredeter"/>
    <w:uiPriority w:val="32"/>
    <w:qFormat/>
    <w:rsid w:val="002F0D9E"/>
    <w:rPr>
      <w:b/>
      <w:bCs/>
      <w:smallCaps/>
      <w:color w:val="0F4761" w:themeColor="accent1" w:themeShade="BF"/>
      <w:spacing w:val="5"/>
    </w:rPr>
  </w:style>
  <w:style w:type="character" w:styleId="Hipervnculo">
    <w:name w:val="Hyperlink"/>
    <w:basedOn w:val="Fuentedeprrafopredeter"/>
    <w:uiPriority w:val="99"/>
    <w:rsid w:val="002F0D9E"/>
    <w:rPr>
      <w:color w:val="467886"/>
      <w:u w:val="single"/>
    </w:rPr>
  </w:style>
  <w:style w:type="paragraph" w:styleId="Textonotapie">
    <w:name w:val="footnote text"/>
    <w:basedOn w:val="Normal"/>
    <w:link w:val="TextonotapieCar"/>
    <w:rsid w:val="002F0D9E"/>
    <w:pPr>
      <w:suppressAutoHyphens/>
      <w:autoSpaceDN w:val="0"/>
      <w:spacing w:after="0" w:line="240" w:lineRule="auto"/>
      <w:textAlignment w:val="baseline"/>
    </w:pPr>
    <w:rPr>
      <w:rFonts w:cs="Times New Roman"/>
      <w:kern w:val="3"/>
      <w:sz w:val="20"/>
      <w:szCs w:val="20"/>
    </w:rPr>
  </w:style>
  <w:style w:type="character" w:customStyle="1" w:styleId="TextonotapieCar">
    <w:name w:val="Texto nota pie Car"/>
    <w:basedOn w:val="Fuentedeprrafopredeter"/>
    <w:link w:val="Textonotapie"/>
    <w:rsid w:val="002F0D9E"/>
    <w:rPr>
      <w:rFonts w:ascii="Aptos" w:eastAsia="Aptos" w:hAnsi="Aptos" w:cs="Times New Roman"/>
      <w:kern w:val="3"/>
      <w:sz w:val="20"/>
      <w:szCs w:val="20"/>
    </w:rPr>
  </w:style>
  <w:style w:type="character" w:styleId="Refdenotaalpie">
    <w:name w:val="footnote reference"/>
    <w:basedOn w:val="Fuentedeprrafopredeter"/>
    <w:rsid w:val="002F0D9E"/>
    <w:rPr>
      <w:position w:val="0"/>
      <w:vertAlign w:val="superscript"/>
    </w:rPr>
  </w:style>
  <w:style w:type="paragraph" w:styleId="Encabezado">
    <w:name w:val="header"/>
    <w:basedOn w:val="Normal"/>
    <w:link w:val="EncabezadoCar"/>
    <w:rsid w:val="002F0D9E"/>
    <w:pPr>
      <w:tabs>
        <w:tab w:val="center" w:pos="4419"/>
        <w:tab w:val="right" w:pos="8838"/>
      </w:tabs>
      <w:suppressAutoHyphens/>
      <w:autoSpaceDN w:val="0"/>
      <w:spacing w:after="0" w:line="240" w:lineRule="auto"/>
      <w:textAlignment w:val="baseline"/>
    </w:pPr>
    <w:rPr>
      <w:rFonts w:cs="Times New Roman"/>
      <w:kern w:val="3"/>
      <w:sz w:val="24"/>
      <w:szCs w:val="24"/>
    </w:rPr>
  </w:style>
  <w:style w:type="character" w:customStyle="1" w:styleId="EncabezadoCar">
    <w:name w:val="Encabezado Car"/>
    <w:basedOn w:val="Fuentedeprrafopredeter"/>
    <w:link w:val="Encabezado"/>
    <w:rsid w:val="002F0D9E"/>
    <w:rPr>
      <w:rFonts w:ascii="Aptos" w:eastAsia="Aptos" w:hAnsi="Aptos" w:cs="Times New Roman"/>
      <w:kern w:val="3"/>
      <w:sz w:val="24"/>
      <w:szCs w:val="24"/>
    </w:rPr>
  </w:style>
  <w:style w:type="paragraph" w:styleId="Piedepgina">
    <w:name w:val="footer"/>
    <w:basedOn w:val="Normal"/>
    <w:link w:val="PiedepginaCar"/>
    <w:rsid w:val="002F0D9E"/>
    <w:pPr>
      <w:tabs>
        <w:tab w:val="center" w:pos="4419"/>
        <w:tab w:val="right" w:pos="8838"/>
      </w:tabs>
      <w:suppressAutoHyphens/>
      <w:autoSpaceDN w:val="0"/>
      <w:spacing w:after="0" w:line="240" w:lineRule="auto"/>
      <w:textAlignment w:val="baseline"/>
    </w:pPr>
    <w:rPr>
      <w:rFonts w:cs="Times New Roman"/>
      <w:kern w:val="3"/>
      <w:sz w:val="24"/>
      <w:szCs w:val="24"/>
    </w:rPr>
  </w:style>
  <w:style w:type="character" w:customStyle="1" w:styleId="PiedepginaCar">
    <w:name w:val="Pie de página Car"/>
    <w:basedOn w:val="Fuentedeprrafopredeter"/>
    <w:link w:val="Piedepgina"/>
    <w:rsid w:val="002F0D9E"/>
    <w:rPr>
      <w:rFonts w:ascii="Aptos" w:eastAsia="Aptos" w:hAnsi="Aptos" w:cs="Times New Roman"/>
      <w:kern w:val="3"/>
      <w:sz w:val="24"/>
      <w:szCs w:val="24"/>
    </w:rPr>
  </w:style>
  <w:style w:type="paragraph" w:styleId="TtuloTDC">
    <w:name w:val="TOC Heading"/>
    <w:next w:val="Normal"/>
    <w:uiPriority w:val="39"/>
    <w:unhideWhenUsed/>
    <w:qFormat/>
    <w:rsid w:val="005F0E3E"/>
    <w:pPr>
      <w:spacing w:after="0"/>
    </w:pPr>
    <w:rPr>
      <w:sz w:val="32"/>
      <w:szCs w:val="32"/>
    </w:rPr>
  </w:style>
  <w:style w:type="paragraph" w:styleId="TDC1">
    <w:name w:val="toc 1"/>
    <w:basedOn w:val="Normal"/>
    <w:next w:val="Normal"/>
    <w:autoRedefine/>
    <w:uiPriority w:val="39"/>
    <w:unhideWhenUsed/>
    <w:rsid w:val="00142938"/>
    <w:pPr>
      <w:tabs>
        <w:tab w:val="left" w:pos="440"/>
        <w:tab w:val="right" w:leader="dot" w:pos="8828"/>
      </w:tabs>
      <w:spacing w:after="100"/>
    </w:pPr>
  </w:style>
  <w:style w:type="paragraph" w:styleId="TDC2">
    <w:name w:val="toc 2"/>
    <w:basedOn w:val="Normal"/>
    <w:next w:val="Normal"/>
    <w:autoRedefine/>
    <w:uiPriority w:val="39"/>
    <w:unhideWhenUsed/>
    <w:rsid w:val="005F0E3E"/>
    <w:pPr>
      <w:spacing w:after="100"/>
      <w:ind w:left="220"/>
    </w:pPr>
  </w:style>
  <w:style w:type="paragraph" w:styleId="TDC3">
    <w:name w:val="toc 3"/>
    <w:basedOn w:val="Normal"/>
    <w:next w:val="Normal"/>
    <w:autoRedefine/>
    <w:uiPriority w:val="39"/>
    <w:unhideWhenUsed/>
    <w:rsid w:val="005F0E3E"/>
    <w:pPr>
      <w:spacing w:after="100"/>
      <w:ind w:left="440"/>
    </w:pPr>
  </w:style>
  <w:style w:type="paragraph" w:styleId="TDC4">
    <w:name w:val="toc 4"/>
    <w:basedOn w:val="Normal"/>
    <w:next w:val="Normal"/>
    <w:autoRedefine/>
    <w:uiPriority w:val="39"/>
    <w:unhideWhenUsed/>
    <w:rsid w:val="00A42524"/>
    <w:pPr>
      <w:spacing w:after="100"/>
      <w:ind w:left="660"/>
    </w:pPr>
  </w:style>
  <w:style w:type="paragraph" w:styleId="TDC5">
    <w:name w:val="toc 5"/>
    <w:basedOn w:val="Normal"/>
    <w:next w:val="Normal"/>
    <w:autoRedefine/>
    <w:uiPriority w:val="39"/>
    <w:unhideWhenUsed/>
    <w:rsid w:val="00A42524"/>
    <w:pPr>
      <w:spacing w:after="100"/>
      <w:ind w:left="880"/>
    </w:pPr>
  </w:style>
  <w:style w:type="character" w:styleId="Refdecomentario">
    <w:name w:val="annotation reference"/>
    <w:basedOn w:val="Fuentedeprrafopredeter"/>
    <w:uiPriority w:val="99"/>
    <w:semiHidden/>
    <w:unhideWhenUsed/>
    <w:rsid w:val="0058350F"/>
    <w:rPr>
      <w:sz w:val="16"/>
      <w:szCs w:val="16"/>
    </w:rPr>
  </w:style>
  <w:style w:type="paragraph" w:styleId="Textocomentario">
    <w:name w:val="annotation text"/>
    <w:basedOn w:val="Normal"/>
    <w:link w:val="TextocomentarioCar"/>
    <w:uiPriority w:val="99"/>
    <w:unhideWhenUsed/>
    <w:rsid w:val="0058350F"/>
    <w:pPr>
      <w:spacing w:line="240" w:lineRule="auto"/>
    </w:pPr>
    <w:rPr>
      <w:sz w:val="20"/>
      <w:szCs w:val="20"/>
    </w:rPr>
  </w:style>
  <w:style w:type="character" w:customStyle="1" w:styleId="TextocomentarioCar">
    <w:name w:val="Texto comentario Car"/>
    <w:basedOn w:val="Fuentedeprrafopredeter"/>
    <w:link w:val="Textocomentario"/>
    <w:uiPriority w:val="99"/>
    <w:rsid w:val="0058350F"/>
    <w:rPr>
      <w:sz w:val="20"/>
      <w:szCs w:val="20"/>
    </w:rPr>
  </w:style>
  <w:style w:type="paragraph" w:styleId="Asuntodelcomentario">
    <w:name w:val="annotation subject"/>
    <w:basedOn w:val="Textocomentario"/>
    <w:next w:val="Textocomentario"/>
    <w:link w:val="AsuntodelcomentarioCar"/>
    <w:uiPriority w:val="99"/>
    <w:semiHidden/>
    <w:unhideWhenUsed/>
    <w:rsid w:val="0058350F"/>
    <w:rPr>
      <w:b/>
      <w:bCs/>
    </w:rPr>
  </w:style>
  <w:style w:type="character" w:customStyle="1" w:styleId="AsuntodelcomentarioCar">
    <w:name w:val="Asunto del comentario Car"/>
    <w:basedOn w:val="TextocomentarioCar"/>
    <w:link w:val="Asuntodelcomentario"/>
    <w:uiPriority w:val="99"/>
    <w:semiHidden/>
    <w:rsid w:val="0058350F"/>
    <w:rPr>
      <w:b/>
      <w:bCs/>
      <w:sz w:val="20"/>
      <w:szCs w:val="20"/>
    </w:rPr>
  </w:style>
  <w:style w:type="paragraph" w:styleId="Textodeglobo">
    <w:name w:val="Balloon Text"/>
    <w:basedOn w:val="Normal"/>
    <w:link w:val="TextodegloboCar"/>
    <w:uiPriority w:val="99"/>
    <w:semiHidden/>
    <w:unhideWhenUsed/>
    <w:rsid w:val="0058350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350F"/>
    <w:rPr>
      <w:rFonts w:ascii="Segoe UI" w:hAnsi="Segoe UI" w:cs="Segoe UI"/>
      <w:sz w:val="18"/>
      <w:szCs w:val="18"/>
    </w:rPr>
  </w:style>
  <w:style w:type="paragraph" w:styleId="Revisin">
    <w:name w:val="Revision"/>
    <w:hidden/>
    <w:uiPriority w:val="99"/>
    <w:semiHidden/>
    <w:rsid w:val="00724B49"/>
    <w:pPr>
      <w:spacing w:after="0" w:line="240" w:lineRule="auto"/>
    </w:pPr>
  </w:style>
  <w:style w:type="paragraph" w:styleId="Subttulo">
    <w:name w:val="Subtitle"/>
    <w:basedOn w:val="Normal"/>
    <w:next w:val="Normal"/>
    <w:uiPriority w:val="11"/>
    <w:qFormat/>
    <w:rPr>
      <w:color w:val="595959"/>
      <w:sz w:val="28"/>
      <w:szCs w:val="28"/>
    </w:rPr>
  </w:style>
  <w:style w:type="table" w:styleId="Tablaconcuadrcula">
    <w:name w:val="Table Grid"/>
    <w:basedOn w:val="Tablanormal"/>
    <w:uiPriority w:val="39"/>
    <w:rsid w:val="00506FF2"/>
    <w:pPr>
      <w:spacing w:after="0" w:line="240" w:lineRule="auto"/>
    </w:pPr>
    <w:rPr>
      <w:rFonts w:cs="Times New Roman"/>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40E0A"/>
    <w:pPr>
      <w:spacing w:after="200" w:line="240" w:lineRule="auto"/>
    </w:pPr>
    <w:rPr>
      <w:i/>
      <w:iCs/>
      <w:color w:val="0E2841" w:themeColor="text2"/>
      <w:sz w:val="18"/>
      <w:szCs w:val="18"/>
    </w:rPr>
  </w:style>
  <w:style w:type="table" w:styleId="Tablanormal1">
    <w:name w:val="Plain Table 1"/>
    <w:basedOn w:val="Tablanormal"/>
    <w:uiPriority w:val="41"/>
    <w:rsid w:val="00BA25B0"/>
    <w:pPr>
      <w:spacing w:after="0"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430F5A"/>
    <w:pPr>
      <w:spacing w:after="0"/>
    </w:pPr>
  </w:style>
  <w:style w:type="table" w:styleId="Tablanormal3">
    <w:name w:val="Plain Table 3"/>
    <w:basedOn w:val="Tablanormal"/>
    <w:uiPriority w:val="43"/>
    <w:rsid w:val="00A8117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995097">
      <w:bodyDiv w:val="1"/>
      <w:marLeft w:val="0"/>
      <w:marRight w:val="0"/>
      <w:marTop w:val="0"/>
      <w:marBottom w:val="0"/>
      <w:divBdr>
        <w:top w:val="none" w:sz="0" w:space="0" w:color="auto"/>
        <w:left w:val="none" w:sz="0" w:space="0" w:color="auto"/>
        <w:bottom w:val="none" w:sz="0" w:space="0" w:color="auto"/>
        <w:right w:val="none" w:sz="0" w:space="0" w:color="auto"/>
      </w:divBdr>
    </w:div>
    <w:div w:id="607126807">
      <w:bodyDiv w:val="1"/>
      <w:marLeft w:val="0"/>
      <w:marRight w:val="0"/>
      <w:marTop w:val="0"/>
      <w:marBottom w:val="0"/>
      <w:divBdr>
        <w:top w:val="none" w:sz="0" w:space="0" w:color="auto"/>
        <w:left w:val="none" w:sz="0" w:space="0" w:color="auto"/>
        <w:bottom w:val="none" w:sz="0" w:space="0" w:color="auto"/>
        <w:right w:val="none" w:sz="0" w:space="0" w:color="auto"/>
      </w:divBdr>
    </w:div>
    <w:div w:id="750467832">
      <w:bodyDiv w:val="1"/>
      <w:marLeft w:val="0"/>
      <w:marRight w:val="0"/>
      <w:marTop w:val="0"/>
      <w:marBottom w:val="0"/>
      <w:divBdr>
        <w:top w:val="none" w:sz="0" w:space="0" w:color="auto"/>
        <w:left w:val="none" w:sz="0" w:space="0" w:color="auto"/>
        <w:bottom w:val="none" w:sz="0" w:space="0" w:color="auto"/>
        <w:right w:val="none" w:sz="0" w:space="0" w:color="auto"/>
      </w:divBdr>
    </w:div>
    <w:div w:id="850684849">
      <w:bodyDiv w:val="1"/>
      <w:marLeft w:val="0"/>
      <w:marRight w:val="0"/>
      <w:marTop w:val="0"/>
      <w:marBottom w:val="0"/>
      <w:divBdr>
        <w:top w:val="none" w:sz="0" w:space="0" w:color="auto"/>
        <w:left w:val="none" w:sz="0" w:space="0" w:color="auto"/>
        <w:bottom w:val="none" w:sz="0" w:space="0" w:color="auto"/>
        <w:right w:val="none" w:sz="0" w:space="0" w:color="auto"/>
      </w:divBdr>
    </w:div>
    <w:div w:id="1400401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about:blank" TargetMode="External"/><Relationship Id="rId2" Type="http://schemas.openxmlformats.org/officeDocument/2006/relationships/hyperlink" Target="https://drive.google.com/file/d/1QJCHpbAliqGqDzCPAe3brYtGi5WWc_dM/view" TargetMode="External"/><Relationship Id="rId1" Type="http://schemas.openxmlformats.org/officeDocument/2006/relationships/hyperlink" Target="https://vriic.usach.cl/wp-content/uploads/2021/08/Politica-de-Investigacion-1.pdf" TargetMode="External"/><Relationship Id="rId4" Type="http://schemas.openxmlformats.org/officeDocument/2006/relationships/hyperlink" Target="about:bla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4lBMtFW1DI+SVBvJpBomzjgtgg==">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</go:docsCustomData>
</go:gDocsCustomXmlDataStorage>
</file>

<file path=customXml/itemProps1.xml><?xml version="1.0" encoding="utf-8"?>
<ds:datastoreItem xmlns:ds="http://schemas.openxmlformats.org/officeDocument/2006/customXml" ds:itemID="{6E691DAB-5040-40E4-AE53-47733C87DA1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56</Pages>
  <Words>21319</Words>
  <Characters>131329</Characters>
  <Application>Microsoft Office Word</Application>
  <DocSecurity>0</DocSecurity>
  <Lines>2152</Lines>
  <Paragraphs>684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 rojas</dc:creator>
  <cp:lastModifiedBy>cynthia rojas</cp:lastModifiedBy>
  <cp:revision>4</cp:revision>
  <cp:lastPrinted>2025-08-20T16:16:00Z</cp:lastPrinted>
  <dcterms:created xsi:type="dcterms:W3CDTF">2026-03-27T19:29:00Z</dcterms:created>
  <dcterms:modified xsi:type="dcterms:W3CDTF">2026-03-30T14:20:00Z</dcterms:modified>
</cp:coreProperties>
</file>